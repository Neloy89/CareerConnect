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048A7A83" w:rsidR="009303D9" w:rsidRPr="008B6524" w:rsidRDefault="00F15ED7" w:rsidP="008B6524">
      <w:pPr>
        <w:pStyle w:val="papertitle"/>
        <w:spacing w:before="100" w:beforeAutospacing="1" w:after="100" w:afterAutospacing="1"/>
        <w:rPr>
          <w:kern w:val="48"/>
        </w:rPr>
      </w:pPr>
      <w:r>
        <w:rPr>
          <w:kern w:val="48"/>
        </w:rPr>
        <w:t xml:space="preserve">Named Entity Recognition </w:t>
      </w:r>
      <w:r w:rsidR="00751292">
        <w:rPr>
          <w:kern w:val="48"/>
        </w:rPr>
        <w:t>Task Implementation using BERT &amp; BioBERT</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D51C1A5" w:rsidR="00BD670B" w:rsidRDefault="002078A2" w:rsidP="00BD670B">
      <w:pPr>
        <w:pStyle w:val="Author"/>
        <w:spacing w:before="100" w:beforeAutospacing="1"/>
        <w:rPr>
          <w:sz w:val="18"/>
          <w:szCs w:val="18"/>
        </w:rPr>
      </w:pPr>
      <w:r>
        <w:rPr>
          <w:sz w:val="18"/>
          <w:szCs w:val="18"/>
        </w:rPr>
        <w:t xml:space="preserve">Md. </w:t>
      </w:r>
      <w:r w:rsidR="009C0394">
        <w:rPr>
          <w:sz w:val="18"/>
          <w:szCs w:val="18"/>
        </w:rPr>
        <w:t>Rakib Hasan</w:t>
      </w:r>
      <w:r w:rsidR="001A3B3D" w:rsidRPr="00F847A6">
        <w:rPr>
          <w:sz w:val="18"/>
          <w:szCs w:val="18"/>
        </w:rPr>
        <w:br/>
      </w:r>
      <w:r w:rsidR="009C0394">
        <w:rPr>
          <w:i/>
          <w:sz w:val="18"/>
          <w:szCs w:val="18"/>
        </w:rPr>
        <w:t>D</w:t>
      </w:r>
      <w:r w:rsidR="00100A02" w:rsidRPr="00F847A6">
        <w:rPr>
          <w:i/>
          <w:sz w:val="18"/>
          <w:szCs w:val="18"/>
        </w:rPr>
        <w:t xml:space="preserve">ept. </w:t>
      </w:r>
      <w:r w:rsidR="00100A02">
        <w:rPr>
          <w:i/>
          <w:sz w:val="18"/>
          <w:szCs w:val="18"/>
        </w:rPr>
        <w:t>Computer Science &amp; Engineering</w:t>
      </w:r>
      <w:r w:rsidR="00D72D06" w:rsidRPr="00F847A6">
        <w:rPr>
          <w:sz w:val="18"/>
          <w:szCs w:val="18"/>
        </w:rPr>
        <w:br/>
      </w:r>
      <w:r w:rsidR="00D6301E">
        <w:rPr>
          <w:i/>
          <w:sz w:val="18"/>
          <w:szCs w:val="18"/>
        </w:rPr>
        <w:t>American International University-Bangladesh (AIUB)</w:t>
      </w:r>
      <w:r w:rsidR="00D6301E" w:rsidRPr="00F847A6">
        <w:rPr>
          <w:i/>
          <w:sz w:val="18"/>
          <w:szCs w:val="18"/>
        </w:rPr>
        <w:br/>
      </w:r>
      <w:r w:rsidR="00D6301E">
        <w:rPr>
          <w:sz w:val="18"/>
          <w:szCs w:val="18"/>
        </w:rPr>
        <w:t>Dhaka</w:t>
      </w:r>
      <w:r w:rsidR="00D6301E" w:rsidRPr="00F847A6">
        <w:rPr>
          <w:sz w:val="18"/>
          <w:szCs w:val="18"/>
        </w:rPr>
        <w:t xml:space="preserve">, </w:t>
      </w:r>
      <w:r w:rsidR="00D6301E">
        <w:rPr>
          <w:sz w:val="18"/>
          <w:szCs w:val="18"/>
        </w:rPr>
        <w:t>Bangladesh</w:t>
      </w:r>
      <w:r w:rsidR="001A3B3D" w:rsidRPr="00F847A6">
        <w:rPr>
          <w:sz w:val="18"/>
          <w:szCs w:val="18"/>
        </w:rPr>
        <w:br/>
      </w:r>
      <w:r w:rsidR="00E17E60">
        <w:rPr>
          <w:sz w:val="18"/>
          <w:szCs w:val="18"/>
        </w:rPr>
        <w:t>22-49029-3@student.aiub.edu</w:t>
      </w:r>
    </w:p>
    <w:p w14:paraId="1FCCE042" w14:textId="31FC908B" w:rsidR="001A3B3D" w:rsidRPr="00F847A6" w:rsidRDefault="00253598" w:rsidP="007B6DDA">
      <w:pPr>
        <w:pStyle w:val="Author"/>
        <w:spacing w:before="100" w:beforeAutospacing="1"/>
        <w:rPr>
          <w:sz w:val="18"/>
          <w:szCs w:val="18"/>
        </w:rPr>
      </w:pPr>
      <w:r>
        <w:rPr>
          <w:sz w:val="18"/>
          <w:szCs w:val="18"/>
        </w:rPr>
        <w:t>Abrar Rejwan Prince</w:t>
      </w:r>
      <w:r w:rsidR="00FA6F0B" w:rsidRPr="00F847A6">
        <w:rPr>
          <w:sz w:val="18"/>
          <w:szCs w:val="18"/>
        </w:rPr>
        <w:br/>
      </w:r>
      <w:r w:rsidR="009C0394">
        <w:rPr>
          <w:i/>
          <w:sz w:val="18"/>
          <w:szCs w:val="18"/>
        </w:rPr>
        <w:t>D</w:t>
      </w:r>
      <w:r w:rsidR="00C70493" w:rsidRPr="00F847A6">
        <w:rPr>
          <w:i/>
          <w:sz w:val="18"/>
          <w:szCs w:val="18"/>
        </w:rPr>
        <w:t xml:space="preserve">ept. </w:t>
      </w:r>
      <w:r w:rsidR="00C70493">
        <w:rPr>
          <w:i/>
          <w:sz w:val="18"/>
          <w:szCs w:val="18"/>
        </w:rPr>
        <w:t>Computer Science &amp; Engineering</w:t>
      </w:r>
      <w:r w:rsidR="00C70493" w:rsidRPr="00F847A6">
        <w:rPr>
          <w:sz w:val="18"/>
          <w:szCs w:val="18"/>
        </w:rPr>
        <w:br/>
      </w:r>
      <w:r w:rsidR="00C70493">
        <w:rPr>
          <w:i/>
          <w:sz w:val="18"/>
          <w:szCs w:val="18"/>
        </w:rPr>
        <w:t>American International University-Bangladesh (AIUB)</w:t>
      </w:r>
      <w:r w:rsidR="00C70493" w:rsidRPr="00F847A6">
        <w:rPr>
          <w:i/>
          <w:sz w:val="18"/>
          <w:szCs w:val="18"/>
        </w:rPr>
        <w:br/>
      </w:r>
      <w:r w:rsidR="00C70493">
        <w:rPr>
          <w:sz w:val="18"/>
          <w:szCs w:val="18"/>
        </w:rPr>
        <w:t>Dhaka</w:t>
      </w:r>
      <w:r w:rsidR="00C70493" w:rsidRPr="00F847A6">
        <w:rPr>
          <w:sz w:val="18"/>
          <w:szCs w:val="18"/>
        </w:rPr>
        <w:t xml:space="preserve">, </w:t>
      </w:r>
      <w:r w:rsidR="00C70493">
        <w:rPr>
          <w:sz w:val="18"/>
          <w:szCs w:val="18"/>
        </w:rPr>
        <w:t>Bangladesh</w:t>
      </w:r>
      <w:r w:rsidR="00C70493" w:rsidRPr="00F847A6">
        <w:rPr>
          <w:sz w:val="18"/>
          <w:szCs w:val="18"/>
        </w:rPr>
        <w:br/>
      </w:r>
      <w:r w:rsidR="00361235">
        <w:rPr>
          <w:sz w:val="18"/>
          <w:szCs w:val="18"/>
        </w:rPr>
        <w:t>22-48757</w:t>
      </w:r>
      <w:r w:rsidR="005732A4" w:rsidRPr="00601889">
        <w:rPr>
          <w:sz w:val="18"/>
          <w:szCs w:val="18"/>
        </w:rPr>
        <w:t>-3</w:t>
      </w:r>
      <w:r w:rsidR="004B0172" w:rsidRPr="004B0172">
        <w:rPr>
          <w:sz w:val="18"/>
          <w:szCs w:val="18"/>
        </w:rPr>
        <w:t xml:space="preserve">@student.aiub.edu </w:t>
      </w:r>
      <w:r w:rsidR="00BD670B">
        <w:rPr>
          <w:sz w:val="18"/>
          <w:szCs w:val="18"/>
        </w:rPr>
        <w:br w:type="column"/>
      </w:r>
      <w:r w:rsidR="007E65B6">
        <w:rPr>
          <w:sz w:val="18"/>
          <w:szCs w:val="18"/>
        </w:rPr>
        <w:t>Md. Fardin Hossain Neloy</w:t>
      </w:r>
      <w:r w:rsidR="00FA6F0B" w:rsidRPr="00F847A6">
        <w:rPr>
          <w:sz w:val="18"/>
          <w:szCs w:val="18"/>
        </w:rPr>
        <w:br/>
      </w:r>
      <w:r w:rsidR="009C0394">
        <w:rPr>
          <w:i/>
          <w:sz w:val="18"/>
          <w:szCs w:val="18"/>
        </w:rPr>
        <w:t>D</w:t>
      </w:r>
      <w:r w:rsidR="004757C1" w:rsidRPr="00F847A6">
        <w:rPr>
          <w:i/>
          <w:sz w:val="18"/>
          <w:szCs w:val="18"/>
        </w:rPr>
        <w:t xml:space="preserve">ept. </w:t>
      </w:r>
      <w:r w:rsidR="004757C1">
        <w:rPr>
          <w:i/>
          <w:sz w:val="18"/>
          <w:szCs w:val="18"/>
        </w:rPr>
        <w:t>Computer Science &amp; Engineering</w:t>
      </w:r>
      <w:r w:rsidR="004757C1" w:rsidRPr="00F847A6">
        <w:rPr>
          <w:sz w:val="18"/>
          <w:szCs w:val="18"/>
        </w:rPr>
        <w:br/>
      </w:r>
      <w:r w:rsidR="004757C1">
        <w:rPr>
          <w:i/>
          <w:sz w:val="18"/>
          <w:szCs w:val="18"/>
        </w:rPr>
        <w:t>American International University-Bangladesh (AIUB)</w:t>
      </w:r>
      <w:r w:rsidR="004757C1" w:rsidRPr="00F847A6">
        <w:rPr>
          <w:i/>
          <w:sz w:val="18"/>
          <w:szCs w:val="18"/>
        </w:rPr>
        <w:br/>
      </w:r>
      <w:r w:rsidR="004757C1">
        <w:rPr>
          <w:sz w:val="18"/>
          <w:szCs w:val="18"/>
        </w:rPr>
        <w:t>Dhaka</w:t>
      </w:r>
      <w:r w:rsidR="004757C1" w:rsidRPr="00F847A6">
        <w:rPr>
          <w:sz w:val="18"/>
          <w:szCs w:val="18"/>
        </w:rPr>
        <w:t xml:space="preserve">, </w:t>
      </w:r>
      <w:r w:rsidR="004757C1">
        <w:rPr>
          <w:sz w:val="18"/>
          <w:szCs w:val="18"/>
        </w:rPr>
        <w:t>Bangladesh</w:t>
      </w:r>
      <w:r w:rsidR="004757C1" w:rsidRPr="00F847A6">
        <w:rPr>
          <w:sz w:val="18"/>
          <w:szCs w:val="18"/>
        </w:rPr>
        <w:br/>
      </w:r>
      <w:r w:rsidR="00E17E60">
        <w:rPr>
          <w:sz w:val="18"/>
          <w:szCs w:val="18"/>
        </w:rPr>
        <w:t>22-48812-3@student.aiub.edu</w:t>
      </w:r>
    </w:p>
    <w:p w14:paraId="11C3FF66" w14:textId="5AEB1B80" w:rsidR="001A3B3D" w:rsidRPr="00F847A6" w:rsidRDefault="00BD670B" w:rsidP="00FA6F0B">
      <w:pPr>
        <w:pStyle w:val="Author"/>
        <w:spacing w:before="0"/>
        <w:rPr>
          <w:sz w:val="18"/>
          <w:szCs w:val="18"/>
        </w:rPr>
      </w:pPr>
      <w:r>
        <w:rPr>
          <w:sz w:val="18"/>
          <w:szCs w:val="18"/>
        </w:rPr>
        <w:br w:type="column"/>
      </w:r>
      <w:r w:rsidR="007E65B6">
        <w:rPr>
          <w:sz w:val="18"/>
          <w:szCs w:val="18"/>
        </w:rPr>
        <w:t>Md. Farseen Islam Sattique</w:t>
      </w:r>
      <w:r w:rsidR="00FA6F0B" w:rsidRPr="00F847A6">
        <w:rPr>
          <w:sz w:val="18"/>
          <w:szCs w:val="18"/>
        </w:rPr>
        <w:br/>
      </w:r>
      <w:r w:rsidR="009C0394">
        <w:rPr>
          <w:i/>
          <w:sz w:val="18"/>
          <w:szCs w:val="18"/>
        </w:rPr>
        <w:t>D</w:t>
      </w:r>
      <w:r w:rsidR="00AE5EB8" w:rsidRPr="00F847A6">
        <w:rPr>
          <w:i/>
          <w:sz w:val="18"/>
          <w:szCs w:val="18"/>
        </w:rPr>
        <w:t xml:space="preserve">ept. </w:t>
      </w:r>
      <w:r w:rsidR="00AE5EB8">
        <w:rPr>
          <w:i/>
          <w:sz w:val="18"/>
          <w:szCs w:val="18"/>
        </w:rPr>
        <w:t>Computer Science &amp; Engineering</w:t>
      </w:r>
      <w:r w:rsidR="00AE5EB8" w:rsidRPr="00F847A6">
        <w:rPr>
          <w:sz w:val="18"/>
          <w:szCs w:val="18"/>
        </w:rPr>
        <w:br/>
      </w:r>
      <w:r w:rsidR="00AE5EB8">
        <w:rPr>
          <w:i/>
          <w:sz w:val="18"/>
          <w:szCs w:val="18"/>
        </w:rPr>
        <w:t>American International University-Bangladesh (AIUB)</w:t>
      </w:r>
      <w:r w:rsidR="00AE5EB8" w:rsidRPr="00F847A6">
        <w:rPr>
          <w:i/>
          <w:sz w:val="18"/>
          <w:szCs w:val="18"/>
        </w:rPr>
        <w:br/>
      </w:r>
      <w:r w:rsidR="00AE5EB8">
        <w:rPr>
          <w:sz w:val="18"/>
          <w:szCs w:val="18"/>
        </w:rPr>
        <w:t>Dhaka</w:t>
      </w:r>
      <w:r w:rsidR="00AE5EB8" w:rsidRPr="00F847A6">
        <w:rPr>
          <w:sz w:val="18"/>
          <w:szCs w:val="18"/>
        </w:rPr>
        <w:t xml:space="preserve">, </w:t>
      </w:r>
      <w:r w:rsidR="00AE5EB8">
        <w:rPr>
          <w:sz w:val="18"/>
          <w:szCs w:val="18"/>
        </w:rPr>
        <w:t>Bangladesh</w:t>
      </w:r>
      <w:r w:rsidR="00AE5EB8" w:rsidRPr="00F847A6">
        <w:rPr>
          <w:sz w:val="18"/>
          <w:szCs w:val="18"/>
        </w:rPr>
        <w:br/>
      </w:r>
      <w:r w:rsidR="00451E2D">
        <w:rPr>
          <w:sz w:val="18"/>
          <w:szCs w:val="18"/>
        </w:rPr>
        <w:t>2</w:t>
      </w:r>
      <w:r w:rsidR="00E17E60">
        <w:rPr>
          <w:sz w:val="18"/>
          <w:szCs w:val="18"/>
        </w:rPr>
        <w:t>2-48691</w:t>
      </w:r>
      <w:r w:rsidR="005732A4">
        <w:rPr>
          <w:sz w:val="18"/>
          <w:szCs w:val="18"/>
        </w:rPr>
        <w:t>-3</w:t>
      </w:r>
      <w:r w:rsidR="00601889" w:rsidRPr="00601889">
        <w:rPr>
          <w:sz w:val="18"/>
          <w:szCs w:val="18"/>
        </w:rPr>
        <w:t>@student.aiub.edu</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727F09E" w14:textId="77777777" w:rsidR="007A1C27" w:rsidRDefault="007A1C27" w:rsidP="00972203">
      <w:pPr>
        <w:pStyle w:val="Abstract"/>
      </w:pPr>
    </w:p>
    <w:p w14:paraId="3C248586" w14:textId="77777777" w:rsidR="007A1C27" w:rsidRDefault="007A1C27" w:rsidP="00972203">
      <w:pPr>
        <w:pStyle w:val="Abstract"/>
      </w:pPr>
    </w:p>
    <w:p w14:paraId="444B5759" w14:textId="61DD9023" w:rsidR="007A1C27" w:rsidRPr="00014EB0" w:rsidRDefault="008E3F07" w:rsidP="00645850">
      <w:pPr>
        <w:pStyle w:val="Abstract"/>
      </w:pPr>
      <w:r>
        <w:rPr>
          <w:i/>
          <w:iCs/>
        </w:rPr>
        <w:t>Abstract</w:t>
      </w:r>
      <w:r>
        <w:t>—</w:t>
      </w:r>
      <w:r w:rsidR="004B252B">
        <w:t>As the volume of biomedical literature continues to grow exponentially, the need for efficient biomedical text mining solutions has become increasingly critical. Named Entity Recognition (NER) plays a vital role in extracting structured information from unstructured biomedical text, enabling researchers to automatically identify key biomedical entities. We conducted a comparative analysis of transformer-based models for NER across general and biomedical domains. The BERT model was trained on the “wikiann_en” dataset for general entity recognition, achieving 83.00% precision, 85.33% recall, and 84.15% F1-score. Meanwhile, BioBERT was fine-tuned on the “bc2gm_corpus” for biomedical gene/protein recognition, achieving superior performance with 87.63% precision, 88.24% recall, and 87.94% F1-score. Our results demonstrate that domain-specific pretraining substantially enhances entity recognition accuracy in specialized fields, with BioBERT outperforming general BERT by approximately 4 percentage points on F1-score for biomedical NER tasks.</w:t>
      </w:r>
    </w:p>
    <w:p w14:paraId="58B10678" w14:textId="6684212C" w:rsidR="009303D9" w:rsidRPr="004D72B5" w:rsidRDefault="004D72B5" w:rsidP="00972203">
      <w:pPr>
        <w:pStyle w:val="Keywords"/>
      </w:pPr>
      <w:r w:rsidRPr="004D72B5">
        <w:t>Keywords—</w:t>
      </w:r>
      <w:r w:rsidR="00FA1D5E">
        <w:t xml:space="preserve"> </w:t>
      </w:r>
      <w:r w:rsidR="00A23682">
        <w:t>BERT, BioBERT, Named Entity Recognition, Biomedical Text Mining</w:t>
      </w:r>
    </w:p>
    <w:p w14:paraId="1A521F3C" w14:textId="38321CA0" w:rsidR="009303D9" w:rsidRPr="00D632BE" w:rsidRDefault="009303D9" w:rsidP="006B6B66">
      <w:pPr>
        <w:pStyle w:val="Heading1"/>
      </w:pPr>
      <w:r w:rsidRPr="00D632BE">
        <w:t>Introduction</w:t>
      </w:r>
    </w:p>
    <w:p w14:paraId="78BBB48A" w14:textId="77777777" w:rsidR="00026FA0" w:rsidRDefault="00026FA0" w:rsidP="00E7596C">
      <w:pPr>
        <w:pStyle w:val="BodyText"/>
        <w:rPr>
          <w:lang w:val="en-US"/>
        </w:rPr>
      </w:pPr>
      <w:r>
        <w:rPr>
          <w:lang w:val="en-US"/>
        </w:rPr>
        <w:t>BioBERT represents a specialized adaptation of the BERT architecture, pre-trained extensively on biomedical corpora including PubMed abstracts and PubMed Central full-text articles. This domain-specific training enables the model to develop a sophisticated understanding of biomedical terminology, including complex gene nomenclature, disease terminology, and specialized clinical expressions that often challenge general-purpose language models. The development of BioBERT addresses a critical need in natural language processing, as conventional models like BERT frequently encounter difficulties with biomedical jargon, specialized abbreviations, and rare entity names that are prevalent in scientific literature.</w:t>
      </w:r>
    </w:p>
    <w:p w14:paraId="540A128F" w14:textId="77777777" w:rsidR="00026FA0" w:rsidRDefault="00026FA0" w:rsidP="00E7596C">
      <w:pPr>
        <w:pStyle w:val="BodyText"/>
        <w:rPr>
          <w:lang w:val="en-US"/>
        </w:rPr>
      </w:pPr>
    </w:p>
    <w:p w14:paraId="2176DE87" w14:textId="77777777" w:rsidR="00026FA0" w:rsidRDefault="00026FA0" w:rsidP="00E7596C">
      <w:pPr>
        <w:pStyle w:val="BodyText"/>
        <w:rPr>
          <w:lang w:val="en-US"/>
        </w:rPr>
      </w:pPr>
      <w:r>
        <w:rPr>
          <w:lang w:val="en-US"/>
        </w:rPr>
        <w:t xml:space="preserve">The exponential growth of biomedical literature presents both an opportunity and a challenge for computational methods. While the volume of unlabeled biomedical text continues to expand rapidly, the availability of carefully annotated datasets remains limited. This disparity makes domain-specific pre-training particularly valuable, as it allows </w:t>
      </w:r>
      <w:r>
        <w:rPr>
          <w:lang w:val="en-US"/>
        </w:rPr>
        <w:t>models to achieve higher performance on specialized tasks while requiring less task-specific labeled data for fine-tuning.</w:t>
      </w:r>
    </w:p>
    <w:p w14:paraId="6843AE11" w14:textId="77777777" w:rsidR="00026FA0" w:rsidRDefault="00026FA0" w:rsidP="00E7596C">
      <w:pPr>
        <w:pStyle w:val="BodyText"/>
        <w:rPr>
          <w:lang w:val="en-US"/>
        </w:rPr>
      </w:pPr>
    </w:p>
    <w:p w14:paraId="0779B7E4" w14:textId="77777777" w:rsidR="00026FA0" w:rsidRDefault="00026FA0" w:rsidP="00E7596C">
      <w:pPr>
        <w:pStyle w:val="BodyText"/>
        <w:rPr>
          <w:lang w:val="en-US"/>
        </w:rPr>
      </w:pPr>
      <w:r>
        <w:rPr>
          <w:lang w:val="en-US"/>
        </w:rPr>
        <w:t>BioBERT demonstrates enhanced capabilities across multiple biomedical natural language processing tasks, including named entity recognition, relation extraction, and document classification. Within the biomedical domain, named entity recognition serves as a fundamental task, enabling the automatic identification and categorization of crucial entities such as genes, proteins, drugs, and diseases from unstructured text. This capability forms the foundation for more complex information extraction pipelines that support literature curation, clinical text mining, and accelerated research discovery.</w:t>
      </w:r>
    </w:p>
    <w:p w14:paraId="63906704" w14:textId="77777777" w:rsidR="00026FA0" w:rsidRDefault="00026FA0" w:rsidP="00E7596C">
      <w:pPr>
        <w:pStyle w:val="BodyText"/>
        <w:rPr>
          <w:lang w:val="en-US"/>
        </w:rPr>
      </w:pPr>
    </w:p>
    <w:p w14:paraId="35CCDF58" w14:textId="2C9B3F3B" w:rsidR="00026FA0" w:rsidRPr="00347E75" w:rsidRDefault="00026FA0" w:rsidP="00E7596C">
      <w:pPr>
        <w:pStyle w:val="BodyText"/>
      </w:pPr>
      <w:r>
        <w:rPr>
          <w:lang w:val="en-US"/>
        </w:rPr>
        <w:t>In this study, we investigate the performance of BioBERT for biomedical named entity recognition, comparing its effectiveness against the general-purpose BERT model. Our research focuses specifically on the model’s ability to accurately identify and classify biomedical entities, demonstrating how domain-adapted pre-training contributes to significant improvements in entity recognition accuracy within specialized scientific domains.</w:t>
      </w:r>
    </w:p>
    <w:p w14:paraId="179EA777" w14:textId="2BD08006" w:rsidR="009303D9" w:rsidRDefault="00CF7247" w:rsidP="006B6B66">
      <w:pPr>
        <w:pStyle w:val="Heading1"/>
      </w:pPr>
      <w:r>
        <w:t>Implementation</w:t>
      </w:r>
    </w:p>
    <w:p w14:paraId="6F6B659D" w14:textId="49A76267" w:rsidR="00366504" w:rsidRPr="00366504" w:rsidRDefault="008948F9" w:rsidP="00366504">
      <w:pPr>
        <w:jc w:val="both"/>
      </w:pPr>
      <w:r>
        <w:t>We implemented both BERT and BioBERT models for Named Entity Recognition using Google Colab with Python 3.12. The specific libraries and versions used in our implementation are detailed in TABLE I.</w:t>
      </w:r>
    </w:p>
    <w:p w14:paraId="0BC1EAC6" w14:textId="180BA6EF" w:rsidR="00B27AA2" w:rsidRPr="00B27AA2" w:rsidRDefault="00C87249" w:rsidP="00B27AA2">
      <w:pPr>
        <w:pStyle w:val="Heading2"/>
      </w:pPr>
      <w:r>
        <w:t>BERT</w:t>
      </w:r>
    </w:p>
    <w:p w14:paraId="29586BBF" w14:textId="77777777" w:rsidR="00B27AA2" w:rsidRPr="00712862" w:rsidRDefault="00B27AA2" w:rsidP="00712862">
      <w:pPr>
        <w:pStyle w:val="BodyText"/>
      </w:pPr>
      <w:r>
        <w:rPr>
          <w:lang w:val="en-US"/>
        </w:rPr>
        <w:t>BERT (Bidirectional Encoder Representations from Transformers) is a transformer-based model pretrained on large corpora of unlabeled text using masked language modeling and next sentence prediction objectives. For our implementation, we focused on fine-tuning BERT for Named Entity Recognition, which involves identifying and classifying entities within text into predefined categories.</w:t>
      </w:r>
    </w:p>
    <w:p w14:paraId="7B53789F" w14:textId="600EAA9B" w:rsidR="001A286A" w:rsidRPr="001A7BD4" w:rsidRDefault="00AD4643" w:rsidP="001A286A">
      <w:pPr>
        <w:pStyle w:val="tablehead"/>
        <w:rPr>
          <w:color w:val="000000" w:themeColor="text1"/>
        </w:rPr>
      </w:pPr>
      <w:r w:rsidRPr="001A7BD4">
        <w:rPr>
          <w:color w:val="000000" w:themeColor="text1"/>
        </w:rPr>
        <w:t>Modules &amp;</w:t>
      </w:r>
      <w:r w:rsidR="0070058E">
        <w:rPr>
          <w:color w:val="000000" w:themeColor="text1"/>
        </w:rPr>
        <w:t xml:space="preserve"> Versions</w:t>
      </w:r>
    </w:p>
    <w:tbl>
      <w:tblPr>
        <w:tblW w:w="395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37"/>
        <w:gridCol w:w="901"/>
      </w:tblGrid>
      <w:tr w:rsidR="00EC345C" w:rsidRPr="00F55A16" w14:paraId="0C1C502E" w14:textId="77777777" w:rsidTr="00D237EE">
        <w:trPr>
          <w:cantSplit/>
          <w:trHeight w:val="240"/>
          <w:tblHeader/>
          <w:jc w:val="center"/>
        </w:trPr>
        <w:tc>
          <w:tcPr>
            <w:tcW w:w="720" w:type="dxa"/>
            <w:vMerge w:val="restart"/>
            <w:vAlign w:val="center"/>
          </w:tcPr>
          <w:p w14:paraId="4C476991" w14:textId="77C0B200" w:rsidR="00EC345C" w:rsidRPr="00E71A0C" w:rsidRDefault="00EC345C" w:rsidP="00F003D1">
            <w:pPr>
              <w:pStyle w:val="tablecolhead"/>
              <w:rPr>
                <w:color w:val="000000" w:themeColor="text1"/>
              </w:rPr>
            </w:pPr>
            <w:r w:rsidRPr="00E71A0C">
              <w:rPr>
                <w:color w:val="000000" w:themeColor="text1"/>
              </w:rPr>
              <w:t>M&amp;</w:t>
            </w:r>
            <w:r w:rsidR="000A1CDC">
              <w:rPr>
                <w:color w:val="000000" w:themeColor="text1"/>
              </w:rPr>
              <w:t>V</w:t>
            </w:r>
          </w:p>
        </w:tc>
        <w:tc>
          <w:tcPr>
            <w:tcW w:w="3238" w:type="dxa"/>
            <w:gridSpan w:val="2"/>
            <w:vAlign w:val="center"/>
          </w:tcPr>
          <w:p w14:paraId="732526A8" w14:textId="3600DC74" w:rsidR="00EC345C" w:rsidRPr="00E71A0C" w:rsidRDefault="00EC345C" w:rsidP="00F003D1">
            <w:pPr>
              <w:pStyle w:val="tablecolhead"/>
              <w:rPr>
                <w:color w:val="000000" w:themeColor="text1"/>
              </w:rPr>
            </w:pPr>
            <w:r w:rsidRPr="00E71A0C">
              <w:rPr>
                <w:color w:val="000000" w:themeColor="text1"/>
              </w:rPr>
              <w:t>Table Column Head</w:t>
            </w:r>
          </w:p>
        </w:tc>
      </w:tr>
      <w:tr w:rsidR="00EC345C" w:rsidRPr="00F55A16" w14:paraId="49BF4427" w14:textId="77777777" w:rsidTr="00EC345C">
        <w:trPr>
          <w:cantSplit/>
          <w:trHeight w:val="240"/>
          <w:tblHeader/>
          <w:jc w:val="center"/>
        </w:trPr>
        <w:tc>
          <w:tcPr>
            <w:tcW w:w="720" w:type="dxa"/>
            <w:vMerge/>
          </w:tcPr>
          <w:p w14:paraId="353CB2D4" w14:textId="77777777" w:rsidR="00EC345C" w:rsidRPr="00E71A0C" w:rsidRDefault="00EC345C" w:rsidP="00F003D1">
            <w:pPr>
              <w:rPr>
                <w:color w:val="000000" w:themeColor="text1"/>
                <w:sz w:val="16"/>
                <w:szCs w:val="16"/>
              </w:rPr>
            </w:pPr>
          </w:p>
        </w:tc>
        <w:tc>
          <w:tcPr>
            <w:tcW w:w="2337" w:type="dxa"/>
            <w:vAlign w:val="center"/>
          </w:tcPr>
          <w:p w14:paraId="74A538BE" w14:textId="447DEFDF" w:rsidR="00EC345C" w:rsidRPr="00E71A0C" w:rsidRDefault="00EC345C" w:rsidP="00F003D1">
            <w:pPr>
              <w:pStyle w:val="tablecolsubhead"/>
              <w:rPr>
                <w:color w:val="000000" w:themeColor="text1"/>
              </w:rPr>
            </w:pPr>
            <w:r>
              <w:rPr>
                <w:color w:val="000000" w:themeColor="text1"/>
              </w:rPr>
              <w:t>Modules</w:t>
            </w:r>
          </w:p>
        </w:tc>
        <w:tc>
          <w:tcPr>
            <w:tcW w:w="901" w:type="dxa"/>
            <w:vAlign w:val="center"/>
          </w:tcPr>
          <w:p w14:paraId="017EC70A" w14:textId="4607D3A0" w:rsidR="00EC345C" w:rsidRPr="00E71A0C" w:rsidRDefault="00EC345C" w:rsidP="00F003D1">
            <w:pPr>
              <w:pStyle w:val="tablecolsubhead"/>
              <w:rPr>
                <w:color w:val="000000" w:themeColor="text1"/>
              </w:rPr>
            </w:pPr>
            <w:r>
              <w:rPr>
                <w:color w:val="000000" w:themeColor="text1"/>
              </w:rPr>
              <w:t>Versions</w:t>
            </w:r>
          </w:p>
        </w:tc>
      </w:tr>
      <w:tr w:rsidR="00FB297B" w:rsidRPr="00F55A16" w14:paraId="1A6AAE9B" w14:textId="77777777" w:rsidTr="00C63D1A">
        <w:trPr>
          <w:trHeight w:val="320"/>
          <w:jc w:val="center"/>
        </w:trPr>
        <w:tc>
          <w:tcPr>
            <w:tcW w:w="720" w:type="dxa"/>
            <w:vAlign w:val="center"/>
          </w:tcPr>
          <w:p w14:paraId="49A67B96" w14:textId="51DB8C2F" w:rsidR="00FB297B" w:rsidRPr="000A1CDC" w:rsidRDefault="00FB297B" w:rsidP="000A1CDC">
            <w:pPr>
              <w:pStyle w:val="tablecopy"/>
              <w:numPr>
                <w:ilvl w:val="0"/>
                <w:numId w:val="26"/>
              </w:numPr>
              <w:rPr>
                <w:color w:val="000000" w:themeColor="text1"/>
                <w:sz w:val="22"/>
                <w:szCs w:val="22"/>
              </w:rPr>
            </w:pPr>
          </w:p>
        </w:tc>
        <w:tc>
          <w:tcPr>
            <w:tcW w:w="2337" w:type="dxa"/>
          </w:tcPr>
          <w:p w14:paraId="12E00728" w14:textId="5605B666" w:rsidR="00FB297B" w:rsidRPr="00E71A0C" w:rsidRDefault="00E205F3" w:rsidP="00FB297B">
            <w:pPr>
              <w:pStyle w:val="tablecopy"/>
              <w:rPr>
                <w:color w:val="000000" w:themeColor="text1"/>
              </w:rPr>
            </w:pPr>
            <w:r w:rsidRPr="004124FD">
              <w:t>T</w:t>
            </w:r>
            <w:r w:rsidR="00FB297B" w:rsidRPr="004124FD">
              <w:t>ransformers</w:t>
            </w:r>
          </w:p>
        </w:tc>
        <w:tc>
          <w:tcPr>
            <w:tcW w:w="901" w:type="dxa"/>
          </w:tcPr>
          <w:p w14:paraId="377F3EF5" w14:textId="0744D521" w:rsidR="00FB297B" w:rsidRPr="00E71A0C" w:rsidRDefault="00FB297B" w:rsidP="00FB297B">
            <w:pPr>
              <w:rPr>
                <w:color w:val="000000" w:themeColor="text1"/>
                <w:sz w:val="16"/>
                <w:szCs w:val="16"/>
              </w:rPr>
            </w:pPr>
            <w:r w:rsidRPr="004124FD">
              <w:t>4.56.1</w:t>
            </w:r>
          </w:p>
        </w:tc>
      </w:tr>
      <w:tr w:rsidR="00FB297B" w:rsidRPr="00F55A16" w14:paraId="050672E0" w14:textId="77777777" w:rsidTr="00C63D1A">
        <w:trPr>
          <w:trHeight w:val="320"/>
          <w:jc w:val="center"/>
        </w:trPr>
        <w:tc>
          <w:tcPr>
            <w:tcW w:w="720" w:type="dxa"/>
            <w:vAlign w:val="center"/>
          </w:tcPr>
          <w:p w14:paraId="433B8DFF" w14:textId="7286D79D" w:rsidR="00FB297B" w:rsidRPr="000A1CDC" w:rsidRDefault="00FB297B" w:rsidP="000A1CDC">
            <w:pPr>
              <w:pStyle w:val="tablecopy"/>
              <w:numPr>
                <w:ilvl w:val="0"/>
                <w:numId w:val="26"/>
              </w:numPr>
              <w:rPr>
                <w:color w:val="000000" w:themeColor="text1"/>
              </w:rPr>
            </w:pPr>
          </w:p>
        </w:tc>
        <w:tc>
          <w:tcPr>
            <w:tcW w:w="2337" w:type="dxa"/>
          </w:tcPr>
          <w:p w14:paraId="5EC3467A" w14:textId="76B108DC" w:rsidR="00FB297B" w:rsidRPr="00F55A16" w:rsidRDefault="00FB297B" w:rsidP="00FB297B">
            <w:pPr>
              <w:pStyle w:val="tablecopy"/>
              <w:rPr>
                <w:color w:val="FF0000"/>
              </w:rPr>
            </w:pPr>
            <w:r w:rsidRPr="008651F5">
              <w:t>Datasets</w:t>
            </w:r>
          </w:p>
        </w:tc>
        <w:tc>
          <w:tcPr>
            <w:tcW w:w="901" w:type="dxa"/>
          </w:tcPr>
          <w:p w14:paraId="0473A42B" w14:textId="00ADD0C5" w:rsidR="00FB297B" w:rsidRPr="00F55A16" w:rsidRDefault="00FB297B" w:rsidP="00FB297B">
            <w:pPr>
              <w:rPr>
                <w:color w:val="FF0000"/>
                <w:sz w:val="16"/>
                <w:szCs w:val="16"/>
              </w:rPr>
            </w:pPr>
            <w:r w:rsidRPr="008651F5">
              <w:t>4.0.0</w:t>
            </w:r>
          </w:p>
        </w:tc>
      </w:tr>
      <w:tr w:rsidR="00FB297B" w:rsidRPr="00F55A16" w14:paraId="3445B9F5" w14:textId="77777777" w:rsidTr="00C63D1A">
        <w:trPr>
          <w:trHeight w:val="320"/>
          <w:jc w:val="center"/>
        </w:trPr>
        <w:tc>
          <w:tcPr>
            <w:tcW w:w="720" w:type="dxa"/>
            <w:vAlign w:val="center"/>
          </w:tcPr>
          <w:p w14:paraId="280EBA1D" w14:textId="1EA2EFE8" w:rsidR="00FB297B" w:rsidRPr="000A1CDC" w:rsidRDefault="00FB297B" w:rsidP="000A1CDC">
            <w:pPr>
              <w:pStyle w:val="tablecopy"/>
              <w:numPr>
                <w:ilvl w:val="0"/>
                <w:numId w:val="26"/>
              </w:numPr>
              <w:rPr>
                <w:color w:val="000000" w:themeColor="text1"/>
              </w:rPr>
            </w:pPr>
          </w:p>
        </w:tc>
        <w:tc>
          <w:tcPr>
            <w:tcW w:w="2337" w:type="dxa"/>
          </w:tcPr>
          <w:p w14:paraId="5806BBAE" w14:textId="3135B5DC" w:rsidR="00FB297B" w:rsidRPr="00F55A16" w:rsidRDefault="00E205F3" w:rsidP="00FB297B">
            <w:pPr>
              <w:pStyle w:val="tablecopy"/>
              <w:rPr>
                <w:color w:val="FF0000"/>
              </w:rPr>
            </w:pPr>
            <w:r w:rsidRPr="00A775E6">
              <w:t>E</w:t>
            </w:r>
            <w:r w:rsidR="00FB297B" w:rsidRPr="00A775E6">
              <w:t>valuate</w:t>
            </w:r>
          </w:p>
        </w:tc>
        <w:tc>
          <w:tcPr>
            <w:tcW w:w="901" w:type="dxa"/>
          </w:tcPr>
          <w:p w14:paraId="155AF78D" w14:textId="70FA8EC4" w:rsidR="00FB297B" w:rsidRPr="00F55A16" w:rsidRDefault="00FB297B" w:rsidP="00FB297B">
            <w:pPr>
              <w:rPr>
                <w:color w:val="FF0000"/>
                <w:sz w:val="16"/>
                <w:szCs w:val="16"/>
              </w:rPr>
            </w:pPr>
            <w:r w:rsidRPr="00CC0E1F">
              <w:t>0.4.6</w:t>
            </w:r>
          </w:p>
        </w:tc>
      </w:tr>
      <w:tr w:rsidR="00FB297B" w:rsidRPr="00F55A16" w14:paraId="6E6B1AC4" w14:textId="77777777" w:rsidTr="00C63D1A">
        <w:trPr>
          <w:trHeight w:val="320"/>
          <w:jc w:val="center"/>
        </w:trPr>
        <w:tc>
          <w:tcPr>
            <w:tcW w:w="720" w:type="dxa"/>
            <w:vAlign w:val="center"/>
          </w:tcPr>
          <w:p w14:paraId="76EE5A6B" w14:textId="36DFDD49" w:rsidR="00FB297B" w:rsidRPr="000A1CDC" w:rsidRDefault="00FB297B" w:rsidP="000A1CDC">
            <w:pPr>
              <w:pStyle w:val="tablecopy"/>
              <w:numPr>
                <w:ilvl w:val="0"/>
                <w:numId w:val="26"/>
              </w:numPr>
              <w:rPr>
                <w:color w:val="000000" w:themeColor="text1"/>
              </w:rPr>
            </w:pPr>
          </w:p>
        </w:tc>
        <w:tc>
          <w:tcPr>
            <w:tcW w:w="2337" w:type="dxa"/>
          </w:tcPr>
          <w:p w14:paraId="310FBB99" w14:textId="1A5C6EA3" w:rsidR="00FB297B" w:rsidRPr="00F55A16" w:rsidRDefault="00E205F3" w:rsidP="00FB297B">
            <w:pPr>
              <w:pStyle w:val="tablecopy"/>
              <w:rPr>
                <w:color w:val="FF0000"/>
              </w:rPr>
            </w:pPr>
            <w:r w:rsidRPr="00CC0E1F">
              <w:t>N</w:t>
            </w:r>
            <w:r w:rsidR="00FB297B" w:rsidRPr="00CC0E1F">
              <w:t>umpy</w:t>
            </w:r>
          </w:p>
        </w:tc>
        <w:tc>
          <w:tcPr>
            <w:tcW w:w="901" w:type="dxa"/>
          </w:tcPr>
          <w:p w14:paraId="439CB8D2" w14:textId="4A43018E" w:rsidR="00FB297B" w:rsidRPr="00F55A16" w:rsidRDefault="00FB297B" w:rsidP="00FB297B">
            <w:pPr>
              <w:rPr>
                <w:color w:val="FF0000"/>
                <w:sz w:val="16"/>
                <w:szCs w:val="16"/>
              </w:rPr>
            </w:pPr>
            <w:r>
              <w:t>2.0.2</w:t>
            </w:r>
          </w:p>
        </w:tc>
      </w:tr>
    </w:tbl>
    <w:p w14:paraId="5DEFCC6A" w14:textId="5BF4CA1A" w:rsidR="001A286A" w:rsidRDefault="00DC1A22" w:rsidP="00EE2116">
      <w:pPr>
        <w:jc w:val="both"/>
      </w:pPr>
      <w:r>
        <w:t>I</w:t>
      </w:r>
      <w:r w:rsidR="00AC6B73">
        <w:t xml:space="preserve">mplementation </w:t>
      </w:r>
      <w:r w:rsidR="00142AAB">
        <w:t>process is given</w:t>
      </w:r>
      <w:r w:rsidR="007766D7">
        <w:t xml:space="preserve"> here</w:t>
      </w:r>
      <w:r w:rsidR="003809AA">
        <w:t xml:space="preserve"> and a methodological diagram </w:t>
      </w:r>
      <w:r w:rsidR="00165A94">
        <w:t xml:space="preserve">is shown in Fig:1. </w:t>
      </w:r>
      <w:r w:rsidR="007766D7">
        <w:t xml:space="preserve"> </w:t>
      </w:r>
    </w:p>
    <w:p w14:paraId="47416235" w14:textId="77777777" w:rsidR="00A528AE" w:rsidRDefault="00A528AE" w:rsidP="00EE2116">
      <w:pPr>
        <w:jc w:val="both"/>
      </w:pPr>
    </w:p>
    <w:p w14:paraId="22F5781C" w14:textId="45F1BE4D" w:rsidR="00A02BE9" w:rsidRDefault="00F61669" w:rsidP="005224B3">
      <w:pPr>
        <w:pStyle w:val="ListParagraph"/>
        <w:numPr>
          <w:ilvl w:val="0"/>
          <w:numId w:val="28"/>
        </w:numPr>
        <w:jc w:val="both"/>
      </w:pPr>
      <w:r>
        <w:t>Dataset</w:t>
      </w:r>
      <w:r w:rsidR="00D40634">
        <w:t xml:space="preserve"> collection</w:t>
      </w:r>
      <w:r>
        <w:t>:</w:t>
      </w:r>
      <w:r w:rsidR="00F174D4">
        <w:t xml:space="preserve"> </w:t>
      </w:r>
    </w:p>
    <w:p w14:paraId="64E1893B" w14:textId="0B9DC720" w:rsidR="00142AAB" w:rsidRDefault="008E0A42" w:rsidP="00A02BE9">
      <w:pPr>
        <w:pStyle w:val="ListParagraph"/>
        <w:ind w:left="1080"/>
        <w:jc w:val="both"/>
      </w:pPr>
      <w:r>
        <w:t>For the Named Entity Recognition task, BERT was fine-tuned on the “wikiann_en” dataset from HuggingFace. This dataset contains 20,000 training samples, 10,000 validation samples, and 10,000 test samples. Each sample includes tokenized sentences with corresponding NER tags representing seven entity classes: O (Outside), B-PER, I-PER (Person), B-ORG, I-ORG (Organization), B-LOC, and I-LOC (Location).</w:t>
      </w:r>
    </w:p>
    <w:p w14:paraId="74E28812" w14:textId="4DF81889" w:rsidR="00121060" w:rsidRDefault="00121060" w:rsidP="005224B3">
      <w:pPr>
        <w:pStyle w:val="ListParagraph"/>
        <w:numPr>
          <w:ilvl w:val="0"/>
          <w:numId w:val="28"/>
        </w:numPr>
        <w:jc w:val="both"/>
      </w:pPr>
      <w:r>
        <w:t>Preprocessin</w:t>
      </w:r>
      <w:r w:rsidR="00BC4A77">
        <w:t xml:space="preserve">g: </w:t>
      </w:r>
    </w:p>
    <w:p w14:paraId="18799ADB" w14:textId="5F62F35E" w:rsidR="00602CED" w:rsidRDefault="00880B63" w:rsidP="002B0D11">
      <w:pPr>
        <w:pStyle w:val="ListParagraph"/>
        <w:ind w:left="1080"/>
        <w:jc w:val="both"/>
      </w:pPr>
      <w:r>
        <w:t>We utilized the AutoTokenizer from “bert-base-cased” to tokenize the input sequences. The tokenization process included handling subword tokens and aligning labels with the tokenized output. Special attention was given to label alignment where subword tokens received -100 labels to exclude them from loss calculation. We set a maximum sequence length of 64 tokens and applied padding to maintain consistent input dimensions.</w:t>
      </w:r>
    </w:p>
    <w:p w14:paraId="2928BD23" w14:textId="63A461E2" w:rsidR="00343448" w:rsidRDefault="006E298A" w:rsidP="00343448">
      <w:pPr>
        <w:pStyle w:val="ListParagraph"/>
        <w:numPr>
          <w:ilvl w:val="0"/>
          <w:numId w:val="28"/>
        </w:numPr>
        <w:jc w:val="both"/>
      </w:pPr>
      <w:r>
        <w:t xml:space="preserve">Model Training: </w:t>
      </w:r>
    </w:p>
    <w:p w14:paraId="6159AF36" w14:textId="6B22235F" w:rsidR="006E298A" w:rsidRPr="00602CED" w:rsidRDefault="00D97BE0" w:rsidP="00527FF6">
      <w:pPr>
        <w:pStyle w:val="ListParagraph"/>
        <w:ind w:left="1080"/>
        <w:jc w:val="both"/>
      </w:pPr>
      <w:r>
        <w:t>The pretrained BERT model (“bert-base-cased”) was adapted for token classification with seven output labels corresponding to the NER tags. The model architecture was modified to include a classification head on top of the transformer encoder for token-level predictions</w:t>
      </w:r>
    </w:p>
    <w:p w14:paraId="68026AD4" w14:textId="0590BE3E" w:rsidR="00A02BE9" w:rsidRDefault="00BB1BC8" w:rsidP="00BB1BC8">
      <w:pPr>
        <w:pStyle w:val="ListParagraph"/>
        <w:numPr>
          <w:ilvl w:val="0"/>
          <w:numId w:val="28"/>
        </w:numPr>
        <w:jc w:val="both"/>
      </w:pPr>
      <w:r>
        <w:t>Evaluation:</w:t>
      </w:r>
    </w:p>
    <w:p w14:paraId="34E54BF0" w14:textId="7B4A9C47" w:rsidR="00BB1BC8" w:rsidRDefault="00BB61ED" w:rsidP="007B4A83">
      <w:pPr>
        <w:pStyle w:val="ListParagraph"/>
        <w:ind w:left="1080"/>
        <w:jc w:val="both"/>
      </w:pPr>
      <w:r>
        <w:t>Model performance was assessed using the seqeval metric, which computes precision, recall, F1-score, and accuracy specifically for sequence labeling tasks. The evaluation considered exact boundary matching and entity type classification.</w:t>
      </w:r>
    </w:p>
    <w:p w14:paraId="1316EA47" w14:textId="77777777" w:rsidR="008D2E53" w:rsidRDefault="008D2E53" w:rsidP="008D2E53">
      <w:pPr>
        <w:jc w:val="both"/>
      </w:pPr>
    </w:p>
    <w:p w14:paraId="236D2924" w14:textId="77777777" w:rsidR="00E74ED2" w:rsidRPr="001A7BD4" w:rsidRDefault="00E74ED2" w:rsidP="00E74ED2">
      <w:pPr>
        <w:pStyle w:val="tablehead"/>
        <w:rPr>
          <w:color w:val="000000" w:themeColor="text1"/>
        </w:rPr>
      </w:pPr>
      <w:r w:rsidRPr="001A7BD4">
        <w:rPr>
          <w:color w:val="000000" w:themeColor="text1"/>
        </w:rPr>
        <w:t>Modules &amp;</w:t>
      </w:r>
      <w:r>
        <w:rPr>
          <w:color w:val="000000" w:themeColor="text1"/>
        </w:rPr>
        <w:t xml:space="preserve"> Versions</w:t>
      </w:r>
    </w:p>
    <w:tbl>
      <w:tblPr>
        <w:tblW w:w="395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37"/>
        <w:gridCol w:w="901"/>
      </w:tblGrid>
      <w:tr w:rsidR="00E74ED2" w:rsidRPr="00F55A16" w14:paraId="723D2F28" w14:textId="77777777" w:rsidTr="00DC13AF">
        <w:trPr>
          <w:cantSplit/>
          <w:trHeight w:val="240"/>
          <w:tblHeader/>
          <w:jc w:val="center"/>
        </w:trPr>
        <w:tc>
          <w:tcPr>
            <w:tcW w:w="720" w:type="dxa"/>
            <w:vMerge w:val="restart"/>
            <w:vAlign w:val="center"/>
          </w:tcPr>
          <w:p w14:paraId="2DD010E3" w14:textId="73D89793" w:rsidR="00E74ED2" w:rsidRPr="005C31BB" w:rsidRDefault="00E74ED2" w:rsidP="00372409">
            <w:pPr>
              <w:pStyle w:val="tablecolhead"/>
              <w:rPr>
                <w:color w:val="000000" w:themeColor="text1"/>
                <w:sz w:val="12"/>
                <w:szCs w:val="12"/>
              </w:rPr>
            </w:pPr>
            <w:r w:rsidRPr="005C31BB">
              <w:rPr>
                <w:color w:val="000000" w:themeColor="text1"/>
                <w:sz w:val="12"/>
                <w:szCs w:val="12"/>
              </w:rPr>
              <w:t>Hyper</w:t>
            </w:r>
            <w:r w:rsidR="000D6246" w:rsidRPr="005C31BB">
              <w:rPr>
                <w:color w:val="000000" w:themeColor="text1"/>
                <w:sz w:val="12"/>
                <w:szCs w:val="12"/>
              </w:rPr>
              <w:t>parameters</w:t>
            </w:r>
          </w:p>
        </w:tc>
        <w:tc>
          <w:tcPr>
            <w:tcW w:w="3238" w:type="dxa"/>
            <w:gridSpan w:val="2"/>
            <w:vAlign w:val="center"/>
          </w:tcPr>
          <w:p w14:paraId="2224A0E5" w14:textId="02B6F367" w:rsidR="00E74ED2" w:rsidRPr="00E71A0C" w:rsidRDefault="00372409" w:rsidP="00DC13AF">
            <w:pPr>
              <w:pStyle w:val="tablecolhead"/>
              <w:rPr>
                <w:color w:val="000000" w:themeColor="text1"/>
              </w:rPr>
            </w:pPr>
            <w:r>
              <w:rPr>
                <w:color w:val="000000" w:themeColor="text1"/>
              </w:rPr>
              <w:t>Hyperparameters used to train BERT</w:t>
            </w:r>
          </w:p>
        </w:tc>
      </w:tr>
      <w:tr w:rsidR="00E74ED2" w:rsidRPr="00F55A16" w14:paraId="6D62A6BE" w14:textId="77777777" w:rsidTr="00DC13AF">
        <w:trPr>
          <w:cantSplit/>
          <w:trHeight w:val="240"/>
          <w:tblHeader/>
          <w:jc w:val="center"/>
        </w:trPr>
        <w:tc>
          <w:tcPr>
            <w:tcW w:w="720" w:type="dxa"/>
            <w:vMerge/>
          </w:tcPr>
          <w:p w14:paraId="3046F3B0" w14:textId="77777777" w:rsidR="00E74ED2" w:rsidRPr="00E71A0C" w:rsidRDefault="00E74ED2" w:rsidP="00DC13AF">
            <w:pPr>
              <w:rPr>
                <w:color w:val="000000" w:themeColor="text1"/>
                <w:sz w:val="16"/>
                <w:szCs w:val="16"/>
              </w:rPr>
            </w:pPr>
          </w:p>
        </w:tc>
        <w:tc>
          <w:tcPr>
            <w:tcW w:w="2337" w:type="dxa"/>
            <w:vAlign w:val="center"/>
          </w:tcPr>
          <w:p w14:paraId="2CFF7EFB" w14:textId="6E3FFFB8" w:rsidR="00E74ED2" w:rsidRPr="00E71A0C" w:rsidRDefault="00275836" w:rsidP="00DC13AF">
            <w:pPr>
              <w:pStyle w:val="tablecolsubhead"/>
              <w:rPr>
                <w:color w:val="000000" w:themeColor="text1"/>
              </w:rPr>
            </w:pPr>
            <w:r>
              <w:rPr>
                <w:color w:val="000000" w:themeColor="text1"/>
              </w:rPr>
              <w:t>Parameters</w:t>
            </w:r>
          </w:p>
        </w:tc>
        <w:tc>
          <w:tcPr>
            <w:tcW w:w="901" w:type="dxa"/>
            <w:vAlign w:val="center"/>
          </w:tcPr>
          <w:p w14:paraId="60B72711" w14:textId="22A2470B" w:rsidR="00E74ED2" w:rsidRPr="00E71A0C" w:rsidRDefault="00275836" w:rsidP="00DC13AF">
            <w:pPr>
              <w:pStyle w:val="tablecolsubhead"/>
              <w:rPr>
                <w:color w:val="000000" w:themeColor="text1"/>
              </w:rPr>
            </w:pPr>
            <w:r>
              <w:rPr>
                <w:color w:val="000000" w:themeColor="text1"/>
              </w:rPr>
              <w:t>Values</w:t>
            </w:r>
          </w:p>
        </w:tc>
      </w:tr>
      <w:tr w:rsidR="00E74ED2" w:rsidRPr="00F55A16" w14:paraId="1ADC27D8" w14:textId="77777777" w:rsidTr="00DC13AF">
        <w:trPr>
          <w:trHeight w:val="320"/>
          <w:jc w:val="center"/>
        </w:trPr>
        <w:tc>
          <w:tcPr>
            <w:tcW w:w="720" w:type="dxa"/>
            <w:vAlign w:val="center"/>
          </w:tcPr>
          <w:p w14:paraId="7CA3B29E" w14:textId="5988C99E" w:rsidR="00E74ED2" w:rsidRPr="000A1CDC" w:rsidRDefault="00E74ED2" w:rsidP="002839B6">
            <w:pPr>
              <w:pStyle w:val="tablecopy"/>
              <w:numPr>
                <w:ilvl w:val="0"/>
                <w:numId w:val="29"/>
              </w:numPr>
              <w:rPr>
                <w:color w:val="000000" w:themeColor="text1"/>
                <w:sz w:val="22"/>
                <w:szCs w:val="22"/>
              </w:rPr>
            </w:pPr>
          </w:p>
        </w:tc>
        <w:tc>
          <w:tcPr>
            <w:tcW w:w="2337" w:type="dxa"/>
          </w:tcPr>
          <w:p w14:paraId="2F08514F" w14:textId="40190F5E" w:rsidR="00E74ED2" w:rsidRPr="007E2160" w:rsidRDefault="007E2160" w:rsidP="00DC13AF">
            <w:pPr>
              <w:pStyle w:val="tablecopy"/>
            </w:pPr>
            <w:r w:rsidRPr="007E2160">
              <w:t>eval_strategy</w:t>
            </w:r>
          </w:p>
        </w:tc>
        <w:tc>
          <w:tcPr>
            <w:tcW w:w="901" w:type="dxa"/>
          </w:tcPr>
          <w:p w14:paraId="6D240B8E" w14:textId="04E30EF9" w:rsidR="00E74ED2" w:rsidRPr="007E2160" w:rsidRDefault="007E2160" w:rsidP="007E2160">
            <w:r w:rsidRPr="007E2160">
              <w:t>epoch</w:t>
            </w:r>
          </w:p>
        </w:tc>
      </w:tr>
      <w:tr w:rsidR="00E74ED2" w:rsidRPr="00F55A16" w14:paraId="32028CA0" w14:textId="77777777" w:rsidTr="00DC13AF">
        <w:trPr>
          <w:trHeight w:val="320"/>
          <w:jc w:val="center"/>
        </w:trPr>
        <w:tc>
          <w:tcPr>
            <w:tcW w:w="720" w:type="dxa"/>
            <w:vAlign w:val="center"/>
          </w:tcPr>
          <w:p w14:paraId="0AF15A9F" w14:textId="7FCD8C3C" w:rsidR="00E74ED2" w:rsidRPr="000A1CDC" w:rsidRDefault="00E74ED2" w:rsidP="00C77200">
            <w:pPr>
              <w:pStyle w:val="tablecopy"/>
              <w:numPr>
                <w:ilvl w:val="0"/>
                <w:numId w:val="29"/>
              </w:numPr>
              <w:rPr>
                <w:color w:val="000000" w:themeColor="text1"/>
              </w:rPr>
            </w:pPr>
          </w:p>
        </w:tc>
        <w:tc>
          <w:tcPr>
            <w:tcW w:w="2337" w:type="dxa"/>
          </w:tcPr>
          <w:p w14:paraId="682E2E5F" w14:textId="040D252E" w:rsidR="00E74ED2" w:rsidRPr="007E2160" w:rsidRDefault="007E2160" w:rsidP="00DC13AF">
            <w:pPr>
              <w:pStyle w:val="tablecopy"/>
            </w:pPr>
            <w:r w:rsidRPr="007E2160">
              <w:t>learning_rate</w:t>
            </w:r>
          </w:p>
        </w:tc>
        <w:tc>
          <w:tcPr>
            <w:tcW w:w="901" w:type="dxa"/>
          </w:tcPr>
          <w:p w14:paraId="4EB5DD95" w14:textId="15F5F7C5" w:rsidR="00E74ED2" w:rsidRPr="00B93404" w:rsidRDefault="0009500A" w:rsidP="00B93404">
            <w:r>
              <w:t>5</w:t>
            </w:r>
            <w:r w:rsidR="00B93404" w:rsidRPr="00B93404">
              <w:t>e-5</w:t>
            </w:r>
          </w:p>
        </w:tc>
      </w:tr>
      <w:tr w:rsidR="00E74ED2" w:rsidRPr="00F55A16" w14:paraId="08C858CF" w14:textId="77777777" w:rsidTr="00DC13AF">
        <w:trPr>
          <w:trHeight w:val="320"/>
          <w:jc w:val="center"/>
        </w:trPr>
        <w:tc>
          <w:tcPr>
            <w:tcW w:w="720" w:type="dxa"/>
            <w:vAlign w:val="center"/>
          </w:tcPr>
          <w:p w14:paraId="26D99464" w14:textId="2D4DBFAA" w:rsidR="00E74ED2" w:rsidRPr="000A1CDC" w:rsidRDefault="00E74ED2" w:rsidP="00C77200">
            <w:pPr>
              <w:pStyle w:val="tablecopy"/>
              <w:numPr>
                <w:ilvl w:val="0"/>
                <w:numId w:val="29"/>
              </w:numPr>
              <w:rPr>
                <w:color w:val="000000" w:themeColor="text1"/>
              </w:rPr>
            </w:pPr>
          </w:p>
        </w:tc>
        <w:tc>
          <w:tcPr>
            <w:tcW w:w="2337" w:type="dxa"/>
          </w:tcPr>
          <w:p w14:paraId="041E9800" w14:textId="756BF742" w:rsidR="00E74ED2" w:rsidRPr="00B93404" w:rsidRDefault="00B93404" w:rsidP="00DC13AF">
            <w:pPr>
              <w:pStyle w:val="tablecopy"/>
              <w:rPr>
                <w:color w:val="000000" w:themeColor="text1"/>
              </w:rPr>
            </w:pPr>
            <w:r w:rsidRPr="00B93404">
              <w:rPr>
                <w:color w:val="000000" w:themeColor="text1"/>
              </w:rPr>
              <w:t>per_device_train_batch_size</w:t>
            </w:r>
          </w:p>
        </w:tc>
        <w:tc>
          <w:tcPr>
            <w:tcW w:w="901" w:type="dxa"/>
          </w:tcPr>
          <w:p w14:paraId="24B9D90C" w14:textId="098EE25C" w:rsidR="00E74ED2" w:rsidRPr="00F55A16" w:rsidRDefault="00B93404" w:rsidP="00DC13AF">
            <w:pPr>
              <w:rPr>
                <w:color w:val="FF0000"/>
                <w:sz w:val="16"/>
                <w:szCs w:val="16"/>
              </w:rPr>
            </w:pPr>
            <w:r>
              <w:t>16</w:t>
            </w:r>
          </w:p>
        </w:tc>
      </w:tr>
      <w:tr w:rsidR="00E74ED2" w:rsidRPr="00F55A16" w14:paraId="5B10420A" w14:textId="77777777" w:rsidTr="00DC13AF">
        <w:trPr>
          <w:trHeight w:val="320"/>
          <w:jc w:val="center"/>
        </w:trPr>
        <w:tc>
          <w:tcPr>
            <w:tcW w:w="720" w:type="dxa"/>
            <w:vAlign w:val="center"/>
          </w:tcPr>
          <w:p w14:paraId="0903C090" w14:textId="21AC0E1F" w:rsidR="00E74ED2" w:rsidRPr="000A1CDC" w:rsidRDefault="00E74ED2" w:rsidP="00C77200">
            <w:pPr>
              <w:pStyle w:val="tablecopy"/>
              <w:numPr>
                <w:ilvl w:val="0"/>
                <w:numId w:val="29"/>
              </w:numPr>
              <w:rPr>
                <w:color w:val="000000" w:themeColor="text1"/>
              </w:rPr>
            </w:pPr>
          </w:p>
        </w:tc>
        <w:tc>
          <w:tcPr>
            <w:tcW w:w="2337" w:type="dxa"/>
          </w:tcPr>
          <w:p w14:paraId="6FFF131A" w14:textId="55151850" w:rsidR="00E74ED2" w:rsidRPr="00B93404" w:rsidRDefault="008C0366" w:rsidP="00DC13AF">
            <w:pPr>
              <w:pStyle w:val="tablecopy"/>
              <w:rPr>
                <w:color w:val="000000" w:themeColor="text1"/>
              </w:rPr>
            </w:pPr>
            <w:r w:rsidRPr="008C0366">
              <w:rPr>
                <w:color w:val="000000" w:themeColor="text1"/>
              </w:rPr>
              <w:t>per_device_eval_batch_size</w:t>
            </w:r>
          </w:p>
        </w:tc>
        <w:tc>
          <w:tcPr>
            <w:tcW w:w="901" w:type="dxa"/>
          </w:tcPr>
          <w:p w14:paraId="278CAE87" w14:textId="0E0F110F" w:rsidR="00E74ED2" w:rsidRPr="00F55A16" w:rsidRDefault="0009500A" w:rsidP="00DC13AF">
            <w:pPr>
              <w:rPr>
                <w:color w:val="FF0000"/>
                <w:sz w:val="16"/>
                <w:szCs w:val="16"/>
              </w:rPr>
            </w:pPr>
            <w:r>
              <w:t>32</w:t>
            </w:r>
          </w:p>
        </w:tc>
      </w:tr>
      <w:tr w:rsidR="00E74ED2" w:rsidRPr="00F55A16" w14:paraId="75DF19A9" w14:textId="77777777" w:rsidTr="00DC13AF">
        <w:trPr>
          <w:trHeight w:val="320"/>
          <w:jc w:val="center"/>
        </w:trPr>
        <w:tc>
          <w:tcPr>
            <w:tcW w:w="720" w:type="dxa"/>
            <w:vAlign w:val="center"/>
          </w:tcPr>
          <w:p w14:paraId="19C26109" w14:textId="7B4F1E57" w:rsidR="00E74ED2" w:rsidRPr="000A1CDC" w:rsidRDefault="00E74ED2" w:rsidP="00C77200">
            <w:pPr>
              <w:pStyle w:val="tablecopy"/>
              <w:numPr>
                <w:ilvl w:val="0"/>
                <w:numId w:val="29"/>
              </w:numPr>
              <w:rPr>
                <w:color w:val="000000" w:themeColor="text1"/>
              </w:rPr>
            </w:pPr>
          </w:p>
        </w:tc>
        <w:tc>
          <w:tcPr>
            <w:tcW w:w="2337" w:type="dxa"/>
          </w:tcPr>
          <w:p w14:paraId="51116338" w14:textId="6E536F34" w:rsidR="00E74ED2" w:rsidRPr="0067378B" w:rsidRDefault="0067378B" w:rsidP="00DC13AF">
            <w:pPr>
              <w:pStyle w:val="tablecopy"/>
            </w:pPr>
            <w:r w:rsidRPr="0067378B">
              <w:t>num_train_epochs</w:t>
            </w:r>
          </w:p>
        </w:tc>
        <w:tc>
          <w:tcPr>
            <w:tcW w:w="901" w:type="dxa"/>
          </w:tcPr>
          <w:p w14:paraId="23184A17" w14:textId="30AD6BB4" w:rsidR="00E74ED2" w:rsidRPr="00F55A16" w:rsidRDefault="00241E50" w:rsidP="00DC13AF">
            <w:pPr>
              <w:rPr>
                <w:color w:val="FF0000"/>
                <w:sz w:val="16"/>
                <w:szCs w:val="16"/>
              </w:rPr>
            </w:pPr>
            <w:r>
              <w:t>5</w:t>
            </w:r>
          </w:p>
        </w:tc>
      </w:tr>
      <w:tr w:rsidR="00E74ED2" w:rsidRPr="00F55A16" w14:paraId="1E38A06A" w14:textId="77777777" w:rsidTr="00DC13AF">
        <w:trPr>
          <w:trHeight w:val="320"/>
          <w:jc w:val="center"/>
        </w:trPr>
        <w:tc>
          <w:tcPr>
            <w:tcW w:w="720" w:type="dxa"/>
            <w:vAlign w:val="center"/>
          </w:tcPr>
          <w:p w14:paraId="0AE86946" w14:textId="6ECB844E" w:rsidR="00E74ED2" w:rsidRPr="000A1CDC" w:rsidRDefault="00E74ED2" w:rsidP="00C77200">
            <w:pPr>
              <w:pStyle w:val="tablecopy"/>
              <w:numPr>
                <w:ilvl w:val="0"/>
                <w:numId w:val="29"/>
              </w:numPr>
              <w:rPr>
                <w:color w:val="000000" w:themeColor="text1"/>
              </w:rPr>
            </w:pPr>
          </w:p>
        </w:tc>
        <w:tc>
          <w:tcPr>
            <w:tcW w:w="2337" w:type="dxa"/>
          </w:tcPr>
          <w:p w14:paraId="111B6618" w14:textId="74824A60" w:rsidR="00E74ED2" w:rsidRPr="0067378B" w:rsidRDefault="00241E50" w:rsidP="00DC13AF">
            <w:pPr>
              <w:pStyle w:val="tablecopy"/>
            </w:pPr>
            <w:r>
              <w:t>max_seq_length</w:t>
            </w:r>
          </w:p>
        </w:tc>
        <w:tc>
          <w:tcPr>
            <w:tcW w:w="901" w:type="dxa"/>
          </w:tcPr>
          <w:p w14:paraId="63285B04" w14:textId="10CF221A" w:rsidR="00E74ED2" w:rsidRPr="00F55A16" w:rsidRDefault="00241E50" w:rsidP="00DC13AF">
            <w:pPr>
              <w:rPr>
                <w:color w:val="FF0000"/>
                <w:sz w:val="16"/>
                <w:szCs w:val="16"/>
              </w:rPr>
            </w:pPr>
            <w:r>
              <w:t>64</w:t>
            </w:r>
          </w:p>
        </w:tc>
      </w:tr>
    </w:tbl>
    <w:p w14:paraId="2998D76B" w14:textId="659F457E" w:rsidR="00E74ED2" w:rsidRDefault="00E74ED2" w:rsidP="00A02BE9">
      <w:pPr>
        <w:pStyle w:val="ListParagraph"/>
        <w:ind w:left="1080"/>
        <w:jc w:val="both"/>
      </w:pPr>
    </w:p>
    <w:p w14:paraId="0CCF2DC1" w14:textId="37E3C10C" w:rsidR="00AB1CCB" w:rsidRPr="005D1683" w:rsidRDefault="00AB1CCB" w:rsidP="00A36DC1">
      <w:pPr>
        <w:jc w:val="both"/>
        <w:rPr>
          <w:sz w:val="18"/>
          <w:szCs w:val="18"/>
        </w:rPr>
      </w:pPr>
    </w:p>
    <w:p w14:paraId="02F7A54E" w14:textId="33B39E5D" w:rsidR="00935F14" w:rsidRPr="00735B99" w:rsidRDefault="00EA2303" w:rsidP="00A36DC1">
      <w:pPr>
        <w:jc w:val="both"/>
        <w:rPr>
          <w:b/>
          <w:bCs/>
          <w:sz w:val="18"/>
          <w:szCs w:val="18"/>
        </w:rPr>
      </w:pPr>
      <w:r w:rsidRPr="00735B99">
        <w:rPr>
          <w:b/>
          <w:bCs/>
          <w:sz w:val="18"/>
          <w:szCs w:val="18"/>
        </w:rPr>
        <w:t xml:space="preserve"> </w:t>
      </w:r>
    </w:p>
    <w:p w14:paraId="2592E0BC" w14:textId="10AB129A" w:rsidR="004D5B2B" w:rsidRDefault="009C546D" w:rsidP="009C546D">
      <w:pPr>
        <w:pStyle w:val="Heading2"/>
        <w:numPr>
          <w:ilvl w:val="0"/>
          <w:numId w:val="0"/>
        </w:numPr>
        <w:ind w:left="288" w:hanging="288"/>
      </w:pPr>
      <w:r w:rsidRPr="009C546D">
        <w:rPr>
          <w:i w:val="0"/>
          <w:iCs w:val="0"/>
        </w:rPr>
        <w:t xml:space="preserve">Fig 1: Methodology of BERT model for named </w:t>
      </w:r>
      <w:r w:rsidR="00E624F5">
        <w:rPr>
          <w:i w:val="0"/>
          <w:iCs w:val="0"/>
        </w:rPr>
        <w:t xml:space="preserve">entity </w:t>
      </w:r>
      <w:r w:rsidRPr="009C546D">
        <w:rPr>
          <w:i w:val="0"/>
          <w:iCs w:val="0"/>
        </w:rPr>
        <w:t>recognition</w:t>
      </w:r>
      <w:r>
        <w:t xml:space="preserve"> .</w:t>
      </w:r>
    </w:p>
    <w:p w14:paraId="644BF0B4" w14:textId="77777777" w:rsidR="009C546D" w:rsidRDefault="009C546D" w:rsidP="009C546D">
      <w:pPr>
        <w:pStyle w:val="Heading2"/>
        <w:numPr>
          <w:ilvl w:val="0"/>
          <w:numId w:val="0"/>
        </w:numPr>
        <w:ind w:left="288"/>
      </w:pPr>
    </w:p>
    <w:p w14:paraId="40CE0540" w14:textId="0F87B589" w:rsidR="008C5262" w:rsidRPr="008C5262" w:rsidRDefault="00456A0A" w:rsidP="008C5262">
      <w:pPr>
        <w:pStyle w:val="Heading2"/>
      </w:pPr>
      <w:r>
        <w:drawing>
          <wp:anchor distT="0" distB="0" distL="114300" distR="114300" simplePos="0" relativeHeight="251660288" behindDoc="0" locked="0" layoutInCell="1" allowOverlap="1" wp14:anchorId="5A7D1308" wp14:editId="465565B0">
            <wp:simplePos x="0" y="0"/>
            <wp:positionH relativeFrom="column">
              <wp:posOffset>3317240</wp:posOffset>
            </wp:positionH>
            <wp:positionV relativeFrom="paragraph">
              <wp:posOffset>-8589010</wp:posOffset>
            </wp:positionV>
            <wp:extent cx="3089910" cy="3928110"/>
            <wp:effectExtent l="0" t="0" r="0" b="0"/>
            <wp:wrapTopAndBottom/>
            <wp:docPr id="311785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995" name="Picture 3117859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3928110"/>
                    </a:xfrm>
                    <a:prstGeom prst="rect">
                      <a:avLst/>
                    </a:prstGeom>
                  </pic:spPr>
                </pic:pic>
              </a:graphicData>
            </a:graphic>
            <wp14:sizeRelH relativeFrom="margin">
              <wp14:pctWidth>0</wp14:pctWidth>
            </wp14:sizeRelH>
            <wp14:sizeRelV relativeFrom="margin">
              <wp14:pctHeight>0</wp14:pctHeight>
            </wp14:sizeRelV>
          </wp:anchor>
        </w:drawing>
      </w:r>
      <w:r w:rsidR="008C7724">
        <w:t>BioBERT</w:t>
      </w:r>
    </w:p>
    <w:p w14:paraId="3AAC50DA" w14:textId="77777777" w:rsidR="008C5262" w:rsidRDefault="008C5262" w:rsidP="00E7596C">
      <w:pPr>
        <w:pStyle w:val="BodyText"/>
      </w:pPr>
      <w:r>
        <w:rPr>
          <w:lang w:val="en-US"/>
        </w:rPr>
        <w:t>BioBERT represents a domain-adapted version of BERT, pretrained on extensive biomedical literature including PubMed abstracts and PubMed Central articles. For our biomedical NER task, we fine-tuned BioBERT specifically for gene and protein entity recognition.</w:t>
      </w:r>
    </w:p>
    <w:p w14:paraId="63F9A1D0" w14:textId="77777777" w:rsidR="00F25802" w:rsidRDefault="00F25802" w:rsidP="00F25802">
      <w:pPr>
        <w:pStyle w:val="ListParagraph"/>
        <w:numPr>
          <w:ilvl w:val="0"/>
          <w:numId w:val="31"/>
        </w:numPr>
        <w:jc w:val="both"/>
      </w:pPr>
      <w:r>
        <w:t xml:space="preserve">Dataset collection: </w:t>
      </w:r>
    </w:p>
    <w:p w14:paraId="21BE44C9" w14:textId="4085CA8E" w:rsidR="00A50366" w:rsidRDefault="00A1433F" w:rsidP="00F25802">
      <w:pPr>
        <w:pStyle w:val="ListParagraph"/>
        <w:ind w:left="1080"/>
        <w:jc w:val="both"/>
      </w:pPr>
      <w:r>
        <w:t>BioBERT was fine-tuned on the “spyysalo/bc2gm_corpus” dataset, which specializes in biomedical entity recognition. The dataset comprises 12,500 training samples, 2,500 validation samples, and 5,000 test samples. The corpus focuses on gene and protein entities with three label categories: O (Outside), B-GENE, and I-GENE.</w:t>
      </w:r>
      <w:r w:rsidR="00551855">
        <w:t xml:space="preserve"> </w:t>
      </w:r>
      <w:r w:rsidR="00F2276F">
        <w:t xml:space="preserve"> </w:t>
      </w:r>
    </w:p>
    <w:p w14:paraId="0C186DDA" w14:textId="5D1DD4F3" w:rsidR="00A524EE" w:rsidRDefault="00A524EE" w:rsidP="00F25802">
      <w:pPr>
        <w:pStyle w:val="ListParagraph"/>
        <w:ind w:left="1080"/>
        <w:jc w:val="both"/>
      </w:pPr>
    </w:p>
    <w:p w14:paraId="7157A5AD" w14:textId="77777777" w:rsidR="00F25802" w:rsidRDefault="00F25802" w:rsidP="00F25802">
      <w:pPr>
        <w:pStyle w:val="ListParagraph"/>
        <w:numPr>
          <w:ilvl w:val="0"/>
          <w:numId w:val="31"/>
        </w:numPr>
        <w:jc w:val="both"/>
      </w:pPr>
      <w:r>
        <w:t xml:space="preserve">Preprocessing: </w:t>
      </w:r>
    </w:p>
    <w:p w14:paraId="3E29BA3C" w14:textId="6F09D492" w:rsidR="00AB1CCB" w:rsidRDefault="00F538ED" w:rsidP="00696577">
      <w:pPr>
        <w:pStyle w:val="ListParagraph"/>
        <w:ind w:left="1080"/>
        <w:jc w:val="both"/>
      </w:pPr>
      <w:r>
        <w:t>We employed the AutoTokenizer from “dmis-lab/biobert-base-cased-v1.1” to process the biomedical text. The tokenization preserved biomedical terminology and handled domain-specific abbreviations effectively. We implemented sophisticated label alignment to maintain entity boundaries during the subword tokenization process, with a maximum sequence length of 256 tokens to accommodate longer biomedical texts.</w:t>
      </w:r>
    </w:p>
    <w:p w14:paraId="0FEE9F1B" w14:textId="77777777" w:rsidR="00AB1CCB" w:rsidRDefault="00AB1CCB" w:rsidP="00696577">
      <w:pPr>
        <w:pStyle w:val="ListParagraph"/>
        <w:ind w:left="1080"/>
        <w:jc w:val="both"/>
        <w:rPr>
          <w:ins w:id="0" w:author="Microsoft Word" w:date="2025-10-01T06:36:00Z" w16du:dateUtc="2025-10-01T00:36:00Z"/>
        </w:rPr>
      </w:pPr>
    </w:p>
    <w:p w14:paraId="2958658D" w14:textId="7707F57D" w:rsidR="00696577" w:rsidRDefault="00D72368" w:rsidP="00696577">
      <w:pPr>
        <w:pStyle w:val="ListParagraph"/>
        <w:ind w:left="1080"/>
        <w:jc w:val="both"/>
      </w:pPr>
      <w:r>
        <w:rPr>
          <w:noProof/>
        </w:rPr>
        <w:lastRenderedPageBreak/>
        <w:drawing>
          <wp:anchor distT="0" distB="0" distL="114300" distR="114300" simplePos="0" relativeHeight="251659264" behindDoc="0" locked="0" layoutInCell="1" allowOverlap="1" wp14:anchorId="0761B606" wp14:editId="0A5C89E1">
            <wp:simplePos x="0" y="0"/>
            <wp:positionH relativeFrom="column">
              <wp:posOffset>0</wp:posOffset>
            </wp:positionH>
            <wp:positionV relativeFrom="paragraph">
              <wp:posOffset>135255</wp:posOffset>
            </wp:positionV>
            <wp:extent cx="3089910" cy="4163060"/>
            <wp:effectExtent l="0" t="0" r="0" b="8890"/>
            <wp:wrapTopAndBottom/>
            <wp:docPr id="66824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45160" name="Picture 6682451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4163060"/>
                    </a:xfrm>
                    <a:prstGeom prst="rect">
                      <a:avLst/>
                    </a:prstGeom>
                  </pic:spPr>
                </pic:pic>
              </a:graphicData>
            </a:graphic>
          </wp:anchor>
        </w:drawing>
      </w:r>
      <w:r w:rsidR="000B575E">
        <w:t xml:space="preserve"> </w:t>
      </w:r>
      <w:r w:rsidR="00F25802">
        <w:t xml:space="preserve"> </w:t>
      </w:r>
    </w:p>
    <w:p w14:paraId="3F3C9CA0" w14:textId="252757BB" w:rsidR="00696577" w:rsidRPr="005D1683" w:rsidRDefault="00696577" w:rsidP="00696577">
      <w:pPr>
        <w:jc w:val="both"/>
        <w:rPr>
          <w:sz w:val="18"/>
          <w:szCs w:val="18"/>
        </w:rPr>
      </w:pPr>
      <w:r w:rsidRPr="005D1683">
        <w:rPr>
          <w:sz w:val="18"/>
          <w:szCs w:val="18"/>
        </w:rPr>
        <w:t xml:space="preserve">Fig </w:t>
      </w:r>
      <w:r w:rsidR="00D72368">
        <w:rPr>
          <w:sz w:val="18"/>
          <w:szCs w:val="18"/>
        </w:rPr>
        <w:t>2</w:t>
      </w:r>
      <w:r w:rsidRPr="005D1683">
        <w:rPr>
          <w:sz w:val="18"/>
          <w:szCs w:val="18"/>
        </w:rPr>
        <w:t xml:space="preserve">: Methodology of BioBERT model for </w:t>
      </w:r>
      <w:r w:rsidR="00434EDF">
        <w:rPr>
          <w:sz w:val="18"/>
          <w:szCs w:val="18"/>
        </w:rPr>
        <w:t xml:space="preserve">named </w:t>
      </w:r>
      <w:r w:rsidR="00F15ED7">
        <w:rPr>
          <w:sz w:val="18"/>
          <w:szCs w:val="18"/>
        </w:rPr>
        <w:t xml:space="preserve">entity recognition </w:t>
      </w:r>
      <w:r w:rsidRPr="005D1683">
        <w:rPr>
          <w:sz w:val="18"/>
          <w:szCs w:val="18"/>
        </w:rPr>
        <w:t xml:space="preserve">. </w:t>
      </w:r>
    </w:p>
    <w:p w14:paraId="08DBCCF7" w14:textId="77777777" w:rsidR="006432BD" w:rsidRPr="00735B99" w:rsidRDefault="006432BD" w:rsidP="00696577">
      <w:pPr>
        <w:jc w:val="both"/>
        <w:rPr>
          <w:b/>
          <w:bCs/>
          <w:sz w:val="18"/>
          <w:szCs w:val="18"/>
        </w:rPr>
      </w:pPr>
    </w:p>
    <w:p w14:paraId="4A7BCFAA" w14:textId="3AC63FF6" w:rsidR="00F25802" w:rsidRDefault="00F25802" w:rsidP="00696577">
      <w:pPr>
        <w:jc w:val="both"/>
      </w:pPr>
    </w:p>
    <w:p w14:paraId="0ADA834E" w14:textId="77777777" w:rsidR="00F25802" w:rsidRDefault="00F25802" w:rsidP="00F25802">
      <w:pPr>
        <w:pStyle w:val="ListParagraph"/>
        <w:numPr>
          <w:ilvl w:val="0"/>
          <w:numId w:val="31"/>
        </w:numPr>
        <w:jc w:val="both"/>
      </w:pPr>
      <w:r>
        <w:t xml:space="preserve">Model Training: </w:t>
      </w:r>
    </w:p>
    <w:p w14:paraId="7BEBF2F1" w14:textId="5D373DBC" w:rsidR="00F25802" w:rsidRPr="00602CED" w:rsidRDefault="00FF2C07" w:rsidP="00F25802">
      <w:pPr>
        <w:pStyle w:val="ListParagraph"/>
        <w:ind w:left="1080"/>
        <w:jc w:val="both"/>
      </w:pPr>
      <w:r>
        <w:t>The pretrained BioBERT model was fine-tuned for token classification with three output labels. The training leveraged BioBERT’s inherent understanding of biomedical terminology, requiring less domain adaptation compared to general-purpose BERT.</w:t>
      </w:r>
    </w:p>
    <w:p w14:paraId="4FE5E015" w14:textId="55D63FBA" w:rsidR="003B725B" w:rsidRDefault="003B725B" w:rsidP="003B725B">
      <w:pPr>
        <w:pStyle w:val="ListParagraph"/>
        <w:numPr>
          <w:ilvl w:val="0"/>
          <w:numId w:val="31"/>
        </w:numPr>
        <w:jc w:val="both"/>
      </w:pPr>
      <w:r>
        <w:t xml:space="preserve">Evaluation: </w:t>
      </w:r>
    </w:p>
    <w:p w14:paraId="40D278A5" w14:textId="68CAD9B2" w:rsidR="003B725B" w:rsidRPr="00602CED" w:rsidRDefault="00E06B5A" w:rsidP="003B725B">
      <w:pPr>
        <w:pStyle w:val="ListParagraph"/>
        <w:ind w:left="1080"/>
        <w:jc w:val="both"/>
      </w:pPr>
      <w:r>
        <w:t>Performance evaluation utilized the same seqeval framework, with particular emphasis on the model’s ability to correctly identify gene and protein mentions in biomedical literature. The evaluation metrics provided insights into the model’s precision in handling domain-specific entity recognition.</w:t>
      </w:r>
    </w:p>
    <w:p w14:paraId="3AE90D32" w14:textId="33014DEA" w:rsidR="00A80537" w:rsidRPr="005B520E" w:rsidRDefault="00D20D36" w:rsidP="00A80537">
      <w:pPr>
        <w:pStyle w:val="ListParagraph"/>
        <w:ind w:left="630"/>
        <w:jc w:val="both"/>
      </w:pPr>
      <w:r>
        <w:t xml:space="preserve">   </w:t>
      </w:r>
    </w:p>
    <w:p w14:paraId="17F150FC" w14:textId="45C3392F" w:rsidR="009303D9" w:rsidRDefault="00CF7247" w:rsidP="006B6B66">
      <w:pPr>
        <w:pStyle w:val="Heading1"/>
      </w:pPr>
      <w:r>
        <w:t>Result Analysis</w:t>
      </w:r>
    </w:p>
    <w:p w14:paraId="39B49B9C" w14:textId="61B06980" w:rsidR="00A80537" w:rsidRDefault="009A0E40" w:rsidP="00A80537">
      <w:pPr>
        <w:pStyle w:val="BodyText"/>
        <w:ind w:firstLine="0"/>
        <w:rPr>
          <w:lang w:val="en-US"/>
        </w:rPr>
      </w:pPr>
      <w:r>
        <w:rPr>
          <w:lang w:val="en-US"/>
        </w:rPr>
        <w:t>Our evaluation demonstrates clear domain specialization in Named Entity Recognition performance. BERT achieved strong results on general entities with 84.15% F1-score and 93.35% accuracy on the wikiann_en dataset. However, when applied to biomedical text, its performance dropped significantly to 64.65% F1-score.</w:t>
      </w:r>
    </w:p>
    <w:p w14:paraId="5F9B20D0" w14:textId="6EB28933" w:rsidR="00E5522C" w:rsidRDefault="00E5522C" w:rsidP="00E5522C">
      <w:pPr>
        <w:pStyle w:val="BodyText"/>
      </w:pPr>
      <w:r>
        <w:t>BioBERT excelled in biomedical NER, achieving 87.94% F1-score and 97.16% accuracy on the bc2gm_corpus, outperforming BERT by approximately 23 percentage points on F1-score in the biomedical domain.</w:t>
      </w:r>
    </w:p>
    <w:p w14:paraId="6514AAA7" w14:textId="5431395F" w:rsidR="008E212D" w:rsidRPr="008E212D" w:rsidRDefault="008378E7" w:rsidP="008E212D">
      <w:pPr>
        <w:pStyle w:val="tablehead"/>
        <w:rPr>
          <w:color w:val="000000" w:themeColor="text1"/>
        </w:rPr>
      </w:pPr>
      <w:r w:rsidRPr="00D47856">
        <w:rPr>
          <w:color w:val="000000" w:themeColor="text1"/>
        </w:rPr>
        <w:t xml:space="preserve">Comparative </w:t>
      </w:r>
      <w:r w:rsidR="005C70B9" w:rsidRPr="00D47856">
        <w:rPr>
          <w:color w:val="000000" w:themeColor="text1"/>
        </w:rPr>
        <w:t>Results of BERT and BioBERT</w:t>
      </w:r>
    </w:p>
    <w:tbl>
      <w:tblPr>
        <w:tblStyle w:val="TableGrid"/>
        <w:tblW w:w="0" w:type="auto"/>
        <w:tblLook w:val="04A0" w:firstRow="1" w:lastRow="0" w:firstColumn="1" w:lastColumn="0" w:noHBand="0" w:noVBand="1"/>
      </w:tblPr>
      <w:tblGrid>
        <w:gridCol w:w="855"/>
        <w:gridCol w:w="950"/>
        <w:gridCol w:w="808"/>
        <w:gridCol w:w="708"/>
        <w:gridCol w:w="708"/>
        <w:gridCol w:w="827"/>
      </w:tblGrid>
      <w:tr w:rsidR="008E212D" w:rsidRPr="008E212D" w14:paraId="4576A8EC" w14:textId="77777777" w:rsidTr="00251507">
        <w:tc>
          <w:tcPr>
            <w:tcW w:w="809" w:type="dxa"/>
          </w:tcPr>
          <w:p w14:paraId="64E3B2FD" w14:textId="77777777" w:rsidR="008E212D" w:rsidRPr="008E212D" w:rsidRDefault="008E212D" w:rsidP="00251507">
            <w:pPr>
              <w:pStyle w:val="BodyText"/>
              <w:tabs>
                <w:tab w:val="clear" w:pos="288"/>
              </w:tabs>
              <w:ind w:firstLine="0"/>
            </w:pPr>
            <w:r w:rsidRPr="008E212D">
              <w:t>Model</w:t>
            </w:r>
          </w:p>
        </w:tc>
        <w:tc>
          <w:tcPr>
            <w:tcW w:w="809" w:type="dxa"/>
          </w:tcPr>
          <w:p w14:paraId="0E568A73" w14:textId="77777777" w:rsidR="008E212D" w:rsidRPr="008E212D" w:rsidRDefault="008E212D" w:rsidP="00251507">
            <w:pPr>
              <w:pStyle w:val="BodyText"/>
              <w:tabs>
                <w:tab w:val="clear" w:pos="288"/>
              </w:tabs>
              <w:ind w:firstLine="0"/>
            </w:pPr>
            <w:r w:rsidRPr="008E212D">
              <w:t>Domain</w:t>
            </w:r>
          </w:p>
        </w:tc>
        <w:tc>
          <w:tcPr>
            <w:tcW w:w="809" w:type="dxa"/>
          </w:tcPr>
          <w:p w14:paraId="290A1EE4" w14:textId="77777777" w:rsidR="008E212D" w:rsidRPr="008E212D" w:rsidRDefault="008E212D" w:rsidP="00251507">
            <w:pPr>
              <w:pStyle w:val="BodyText"/>
              <w:tabs>
                <w:tab w:val="clear" w:pos="288"/>
              </w:tabs>
              <w:ind w:firstLine="0"/>
            </w:pPr>
            <w:r w:rsidRPr="008E212D">
              <w:t>Precision</w:t>
            </w:r>
          </w:p>
        </w:tc>
        <w:tc>
          <w:tcPr>
            <w:tcW w:w="809" w:type="dxa"/>
          </w:tcPr>
          <w:p w14:paraId="044FE4C0" w14:textId="77777777" w:rsidR="008E212D" w:rsidRPr="008E212D" w:rsidRDefault="008E212D" w:rsidP="00251507">
            <w:pPr>
              <w:pStyle w:val="BodyText"/>
              <w:tabs>
                <w:tab w:val="clear" w:pos="288"/>
              </w:tabs>
              <w:ind w:firstLine="0"/>
            </w:pPr>
            <w:r w:rsidRPr="008E212D">
              <w:t>Recall</w:t>
            </w:r>
          </w:p>
        </w:tc>
        <w:tc>
          <w:tcPr>
            <w:tcW w:w="810" w:type="dxa"/>
          </w:tcPr>
          <w:p w14:paraId="08075E03" w14:textId="77777777" w:rsidR="008E212D" w:rsidRPr="008E212D" w:rsidRDefault="008E212D" w:rsidP="00251507">
            <w:pPr>
              <w:pStyle w:val="BodyText"/>
              <w:tabs>
                <w:tab w:val="clear" w:pos="288"/>
              </w:tabs>
              <w:ind w:firstLine="0"/>
            </w:pPr>
            <w:r w:rsidRPr="008E212D">
              <w:t>F1-Score</w:t>
            </w:r>
          </w:p>
        </w:tc>
        <w:tc>
          <w:tcPr>
            <w:tcW w:w="810" w:type="dxa"/>
          </w:tcPr>
          <w:p w14:paraId="1DAE5EC7" w14:textId="77777777" w:rsidR="008E212D" w:rsidRPr="008E212D" w:rsidRDefault="008E212D" w:rsidP="00251507">
            <w:pPr>
              <w:pStyle w:val="BodyText"/>
              <w:tabs>
                <w:tab w:val="clear" w:pos="288"/>
              </w:tabs>
              <w:ind w:firstLine="0"/>
            </w:pPr>
            <w:r w:rsidRPr="008E212D">
              <w:t>Accuracy</w:t>
            </w:r>
          </w:p>
        </w:tc>
      </w:tr>
      <w:tr w:rsidR="008E212D" w:rsidRPr="008E212D" w14:paraId="7D7E1BB9" w14:textId="77777777" w:rsidTr="00251507">
        <w:tc>
          <w:tcPr>
            <w:tcW w:w="809" w:type="dxa"/>
          </w:tcPr>
          <w:p w14:paraId="743B3B26" w14:textId="77777777" w:rsidR="008E212D" w:rsidRPr="008E212D" w:rsidRDefault="008E212D" w:rsidP="00251507">
            <w:pPr>
              <w:pStyle w:val="BodyText"/>
              <w:tabs>
                <w:tab w:val="clear" w:pos="288"/>
              </w:tabs>
              <w:ind w:firstLine="0"/>
            </w:pPr>
            <w:r w:rsidRPr="008E212D">
              <w:t>BERT</w:t>
            </w:r>
          </w:p>
        </w:tc>
        <w:tc>
          <w:tcPr>
            <w:tcW w:w="809" w:type="dxa"/>
          </w:tcPr>
          <w:p w14:paraId="1F5923B5" w14:textId="77777777" w:rsidR="008E212D" w:rsidRPr="008E212D" w:rsidRDefault="008E212D" w:rsidP="00251507">
            <w:pPr>
              <w:pStyle w:val="BodyText"/>
              <w:tabs>
                <w:tab w:val="clear" w:pos="288"/>
              </w:tabs>
              <w:ind w:firstLine="0"/>
            </w:pPr>
            <w:r w:rsidRPr="008E212D">
              <w:t>General</w:t>
            </w:r>
          </w:p>
        </w:tc>
        <w:tc>
          <w:tcPr>
            <w:tcW w:w="809" w:type="dxa"/>
          </w:tcPr>
          <w:p w14:paraId="39BB96D1" w14:textId="77777777" w:rsidR="008E212D" w:rsidRPr="008E212D" w:rsidRDefault="008E212D" w:rsidP="00251507">
            <w:pPr>
              <w:pStyle w:val="BodyText"/>
              <w:tabs>
                <w:tab w:val="clear" w:pos="288"/>
              </w:tabs>
              <w:ind w:firstLine="0"/>
            </w:pPr>
            <w:r w:rsidRPr="008E212D">
              <w:t>82.99%</w:t>
            </w:r>
          </w:p>
        </w:tc>
        <w:tc>
          <w:tcPr>
            <w:tcW w:w="809" w:type="dxa"/>
          </w:tcPr>
          <w:p w14:paraId="6C95B560" w14:textId="77777777" w:rsidR="008E212D" w:rsidRPr="008E212D" w:rsidRDefault="008E212D" w:rsidP="00251507">
            <w:pPr>
              <w:pStyle w:val="BodyText"/>
              <w:tabs>
                <w:tab w:val="clear" w:pos="288"/>
              </w:tabs>
              <w:ind w:firstLine="0"/>
            </w:pPr>
            <w:r w:rsidRPr="008E212D">
              <w:t>85.33%</w:t>
            </w:r>
          </w:p>
        </w:tc>
        <w:tc>
          <w:tcPr>
            <w:tcW w:w="810" w:type="dxa"/>
          </w:tcPr>
          <w:p w14:paraId="465C21D4" w14:textId="77777777" w:rsidR="008E212D" w:rsidRPr="008E212D" w:rsidRDefault="008E212D" w:rsidP="00251507">
            <w:pPr>
              <w:pStyle w:val="BodyText"/>
              <w:tabs>
                <w:tab w:val="clear" w:pos="288"/>
              </w:tabs>
              <w:ind w:firstLine="0"/>
            </w:pPr>
            <w:r w:rsidRPr="008E212D">
              <w:t>84.15%</w:t>
            </w:r>
          </w:p>
        </w:tc>
        <w:tc>
          <w:tcPr>
            <w:tcW w:w="810" w:type="dxa"/>
          </w:tcPr>
          <w:p w14:paraId="578AA8E4" w14:textId="77777777" w:rsidR="008E212D" w:rsidRPr="008E212D" w:rsidRDefault="008E212D" w:rsidP="00251507">
            <w:pPr>
              <w:pStyle w:val="BodyText"/>
              <w:tabs>
                <w:tab w:val="clear" w:pos="288"/>
              </w:tabs>
              <w:ind w:firstLine="0"/>
            </w:pPr>
            <w:r w:rsidRPr="008E212D">
              <w:t>93.35%</w:t>
            </w:r>
          </w:p>
        </w:tc>
      </w:tr>
      <w:tr w:rsidR="008E212D" w:rsidRPr="008E212D" w14:paraId="7B6504F4" w14:textId="77777777" w:rsidTr="00251507">
        <w:tc>
          <w:tcPr>
            <w:tcW w:w="809" w:type="dxa"/>
          </w:tcPr>
          <w:p w14:paraId="69FA93CC" w14:textId="77777777" w:rsidR="008E212D" w:rsidRPr="008E212D" w:rsidRDefault="008E212D" w:rsidP="00251507">
            <w:pPr>
              <w:pStyle w:val="BodyText"/>
              <w:tabs>
                <w:tab w:val="clear" w:pos="288"/>
              </w:tabs>
              <w:ind w:firstLine="0"/>
            </w:pPr>
            <w:r w:rsidRPr="008E212D">
              <w:t>BERT</w:t>
            </w:r>
          </w:p>
        </w:tc>
        <w:tc>
          <w:tcPr>
            <w:tcW w:w="809" w:type="dxa"/>
          </w:tcPr>
          <w:p w14:paraId="4D04E23C" w14:textId="77777777" w:rsidR="008E212D" w:rsidRPr="008E212D" w:rsidRDefault="008E212D" w:rsidP="00251507">
            <w:pPr>
              <w:pStyle w:val="BodyText"/>
              <w:tabs>
                <w:tab w:val="clear" w:pos="288"/>
              </w:tabs>
              <w:ind w:firstLine="0"/>
            </w:pPr>
            <w:r w:rsidRPr="008E212D">
              <w:t>Biomedical</w:t>
            </w:r>
          </w:p>
        </w:tc>
        <w:tc>
          <w:tcPr>
            <w:tcW w:w="809" w:type="dxa"/>
          </w:tcPr>
          <w:p w14:paraId="4F67EB91" w14:textId="77777777" w:rsidR="008E212D" w:rsidRPr="008E212D" w:rsidRDefault="008E212D" w:rsidP="00251507">
            <w:pPr>
              <w:pStyle w:val="BodyText"/>
              <w:tabs>
                <w:tab w:val="clear" w:pos="288"/>
              </w:tabs>
              <w:ind w:firstLine="0"/>
            </w:pPr>
            <w:r w:rsidRPr="008E212D">
              <w:t>67.42%</w:t>
            </w:r>
          </w:p>
        </w:tc>
        <w:tc>
          <w:tcPr>
            <w:tcW w:w="809" w:type="dxa"/>
          </w:tcPr>
          <w:p w14:paraId="60C4F65C" w14:textId="77777777" w:rsidR="008E212D" w:rsidRPr="008E212D" w:rsidRDefault="008E212D" w:rsidP="00251507">
            <w:pPr>
              <w:pStyle w:val="BodyText"/>
              <w:tabs>
                <w:tab w:val="clear" w:pos="288"/>
              </w:tabs>
              <w:ind w:firstLine="0"/>
            </w:pPr>
            <w:r w:rsidRPr="008E212D">
              <w:t>62.18%</w:t>
            </w:r>
          </w:p>
        </w:tc>
        <w:tc>
          <w:tcPr>
            <w:tcW w:w="810" w:type="dxa"/>
          </w:tcPr>
          <w:p w14:paraId="7F2C1BB5" w14:textId="77777777" w:rsidR="008E212D" w:rsidRPr="008E212D" w:rsidRDefault="008E212D" w:rsidP="00251507">
            <w:pPr>
              <w:pStyle w:val="BodyText"/>
              <w:tabs>
                <w:tab w:val="clear" w:pos="288"/>
              </w:tabs>
              <w:ind w:firstLine="0"/>
            </w:pPr>
            <w:r w:rsidRPr="008E212D">
              <w:t>64.65%</w:t>
            </w:r>
          </w:p>
        </w:tc>
        <w:tc>
          <w:tcPr>
            <w:tcW w:w="810" w:type="dxa"/>
          </w:tcPr>
          <w:p w14:paraId="5A2FEB5C" w14:textId="77777777" w:rsidR="008E212D" w:rsidRPr="008E212D" w:rsidRDefault="008E212D" w:rsidP="00251507">
            <w:pPr>
              <w:pStyle w:val="BodyText"/>
              <w:tabs>
                <w:tab w:val="clear" w:pos="288"/>
              </w:tabs>
              <w:ind w:firstLine="0"/>
            </w:pPr>
            <w:r w:rsidRPr="008E212D">
              <w:t>89.23%</w:t>
            </w:r>
          </w:p>
        </w:tc>
      </w:tr>
      <w:tr w:rsidR="008E212D" w:rsidRPr="008E212D" w14:paraId="27109843" w14:textId="77777777" w:rsidTr="00251507">
        <w:tc>
          <w:tcPr>
            <w:tcW w:w="809" w:type="dxa"/>
          </w:tcPr>
          <w:p w14:paraId="6D7C115B" w14:textId="77777777" w:rsidR="008E212D" w:rsidRPr="008E212D" w:rsidRDefault="008E212D" w:rsidP="00251507">
            <w:pPr>
              <w:pStyle w:val="BodyText"/>
              <w:tabs>
                <w:tab w:val="clear" w:pos="288"/>
              </w:tabs>
              <w:ind w:firstLine="0"/>
            </w:pPr>
            <w:r w:rsidRPr="008E212D">
              <w:t>BioBERT</w:t>
            </w:r>
          </w:p>
        </w:tc>
        <w:tc>
          <w:tcPr>
            <w:tcW w:w="809" w:type="dxa"/>
          </w:tcPr>
          <w:p w14:paraId="4BB2AEB1" w14:textId="77777777" w:rsidR="008E212D" w:rsidRPr="008E212D" w:rsidRDefault="008E212D" w:rsidP="00251507">
            <w:pPr>
              <w:pStyle w:val="BodyText"/>
              <w:tabs>
                <w:tab w:val="clear" w:pos="288"/>
              </w:tabs>
              <w:ind w:firstLine="0"/>
            </w:pPr>
            <w:r w:rsidRPr="008E212D">
              <w:t>Biomedical</w:t>
            </w:r>
          </w:p>
        </w:tc>
        <w:tc>
          <w:tcPr>
            <w:tcW w:w="809" w:type="dxa"/>
          </w:tcPr>
          <w:p w14:paraId="20E4A607" w14:textId="77777777" w:rsidR="008E212D" w:rsidRPr="008E212D" w:rsidRDefault="008E212D" w:rsidP="00251507">
            <w:pPr>
              <w:pStyle w:val="BodyText"/>
              <w:tabs>
                <w:tab w:val="clear" w:pos="288"/>
              </w:tabs>
              <w:ind w:firstLine="0"/>
            </w:pPr>
            <w:r w:rsidRPr="008E212D">
              <w:t>87.63%</w:t>
            </w:r>
          </w:p>
        </w:tc>
        <w:tc>
          <w:tcPr>
            <w:tcW w:w="809" w:type="dxa"/>
          </w:tcPr>
          <w:p w14:paraId="7EC21954" w14:textId="77777777" w:rsidR="008E212D" w:rsidRPr="008E212D" w:rsidRDefault="008E212D" w:rsidP="00251507">
            <w:pPr>
              <w:pStyle w:val="BodyText"/>
              <w:tabs>
                <w:tab w:val="clear" w:pos="288"/>
              </w:tabs>
              <w:ind w:firstLine="0"/>
            </w:pPr>
            <w:r w:rsidRPr="008E212D">
              <w:t>88.24%</w:t>
            </w:r>
          </w:p>
        </w:tc>
        <w:tc>
          <w:tcPr>
            <w:tcW w:w="810" w:type="dxa"/>
          </w:tcPr>
          <w:p w14:paraId="7752B3F5" w14:textId="77777777" w:rsidR="008E212D" w:rsidRPr="008E212D" w:rsidRDefault="008E212D" w:rsidP="00251507">
            <w:pPr>
              <w:pStyle w:val="BodyText"/>
              <w:tabs>
                <w:tab w:val="clear" w:pos="288"/>
              </w:tabs>
              <w:ind w:firstLine="0"/>
            </w:pPr>
            <w:r w:rsidRPr="008E212D">
              <w:t>87.94%</w:t>
            </w:r>
          </w:p>
        </w:tc>
        <w:tc>
          <w:tcPr>
            <w:tcW w:w="810" w:type="dxa"/>
          </w:tcPr>
          <w:p w14:paraId="3ACEB55E" w14:textId="77777777" w:rsidR="008E212D" w:rsidRPr="008E212D" w:rsidRDefault="008E212D" w:rsidP="00251507">
            <w:pPr>
              <w:pStyle w:val="BodyText"/>
              <w:tabs>
                <w:tab w:val="clear" w:pos="288"/>
              </w:tabs>
              <w:ind w:firstLine="0"/>
            </w:pPr>
            <w:r w:rsidRPr="008E212D">
              <w:t>97.16%</w:t>
            </w:r>
          </w:p>
        </w:tc>
      </w:tr>
    </w:tbl>
    <w:p w14:paraId="2F6B0B99" w14:textId="77777777" w:rsidR="00BA1384" w:rsidRDefault="00BA1384" w:rsidP="00262A27">
      <w:pPr>
        <w:pStyle w:val="BodyText"/>
      </w:pPr>
    </w:p>
    <w:p w14:paraId="7280FA9C" w14:textId="77777777" w:rsidR="00E5522C" w:rsidRDefault="00E5522C" w:rsidP="00262A27">
      <w:pPr>
        <w:pStyle w:val="BodyText"/>
      </w:pPr>
      <w:r>
        <w:t>The results confirm that domain-specific pretraining is crucial for optimal performance in specialized domains, with BioBERT demonstrating superior capability in biomedical entity recognition.</w:t>
      </w:r>
    </w:p>
    <w:p w14:paraId="214D2A8E" w14:textId="641BC7F9" w:rsidR="001312DC" w:rsidRDefault="00F55A16" w:rsidP="00DF4D99">
      <w:pPr>
        <w:pStyle w:val="Heading1"/>
      </w:pPr>
      <w:r>
        <w:t>Conclusion</w:t>
      </w:r>
    </w:p>
    <w:p w14:paraId="7122A737" w14:textId="734EBD96" w:rsidR="00F06C3D" w:rsidRPr="008E212D" w:rsidRDefault="00DF4D99" w:rsidP="008E212D">
      <w:pPr>
        <w:pStyle w:val="BodyText"/>
        <w:rPr>
          <w:lang w:val="en-US"/>
        </w:rPr>
      </w:pPr>
      <w:r>
        <w:rPr>
          <w:lang w:val="en-US"/>
        </w:rPr>
        <w:t>We have implemented BERT and BioBERT for Named Entity Recognition using the wikiann_en dataset for BERT and the bc2gm_corpus for BioBERT. Both models demonstrated strong performance within their respective domains. However, when evaluated on biomedical entity recognition, BERT’s performance declined significantly, indicating its limitations with domain-specific terminology and entity types. Our solution, BioBERT, substantially outperformed BERT in biomedical NER, achieving superior precision, recall, and F1-scores. This confirms that domain-specific pretraining is essential for optimal performance in specialized applications like biomedical text mining, and similar advantages would likely extend to other specialized domains and tasks.</w:t>
      </w:r>
    </w:p>
    <w:sectPr w:rsidR="00F06C3D" w:rsidRPr="008E212D" w:rsidSect="002C5C8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0056" w14:textId="77777777" w:rsidR="00A23A29" w:rsidRDefault="00A23A29" w:rsidP="001A3B3D">
      <w:r>
        <w:separator/>
      </w:r>
    </w:p>
  </w:endnote>
  <w:endnote w:type="continuationSeparator" w:id="0">
    <w:p w14:paraId="7CF2EBE1" w14:textId="77777777" w:rsidR="00A23A29" w:rsidRDefault="00A23A2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59328B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A628" w14:textId="77777777" w:rsidR="00A23A29" w:rsidRDefault="00A23A29" w:rsidP="001A3B3D">
      <w:r>
        <w:separator/>
      </w:r>
    </w:p>
  </w:footnote>
  <w:footnote w:type="continuationSeparator" w:id="0">
    <w:p w14:paraId="7633C8B6" w14:textId="77777777" w:rsidR="00A23A29" w:rsidRDefault="00A23A2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5DA65C0"/>
    <w:multiLevelType w:val="hybridMultilevel"/>
    <w:tmpl w:val="8D7C7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B080506"/>
    <w:multiLevelType w:val="hybridMultilevel"/>
    <w:tmpl w:val="C19E5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A56C24"/>
    <w:multiLevelType w:val="hybridMultilevel"/>
    <w:tmpl w:val="3280D492"/>
    <w:lvl w:ilvl="0" w:tplc="FFFFFFFF">
      <w:start w:val="1"/>
      <w:numFmt w:val="decimal"/>
      <w:lvlText w:val="%1."/>
      <w:lvlJc w:val="left"/>
      <w:pPr>
        <w:ind w:left="630" w:hanging="360"/>
      </w:pPr>
      <w:rPr>
        <w:rFonts w:hint="default"/>
      </w:rPr>
    </w:lvl>
    <w:lvl w:ilvl="1" w:tplc="FFFFFFFF">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7" w15:restartNumberingAfterBreak="0">
    <w:nsid w:val="36B15B4E"/>
    <w:multiLevelType w:val="hybridMultilevel"/>
    <w:tmpl w:val="6E7CEBB4"/>
    <w:lvl w:ilvl="0" w:tplc="D690CB28">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0F54793"/>
    <w:multiLevelType w:val="hybridMultilevel"/>
    <w:tmpl w:val="CC321EC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B7CEC"/>
    <w:multiLevelType w:val="hybridMultilevel"/>
    <w:tmpl w:val="BA2237C4"/>
    <w:lvl w:ilvl="0" w:tplc="B974241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62A0AA3"/>
    <w:multiLevelType w:val="hybridMultilevel"/>
    <w:tmpl w:val="3280D492"/>
    <w:lvl w:ilvl="0" w:tplc="9A52B6A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369909383">
    <w:abstractNumId w:val="18"/>
  </w:num>
  <w:num w:numId="2" w16cid:durableId="568543031">
    <w:abstractNumId w:val="25"/>
  </w:num>
  <w:num w:numId="3" w16cid:durableId="1207790780">
    <w:abstractNumId w:val="14"/>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6"/>
  </w:num>
  <w:num w:numId="10" w16cid:durableId="2126189682">
    <w:abstractNumId w:val="19"/>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483358973">
    <w:abstractNumId w:val="15"/>
  </w:num>
  <w:num w:numId="26" w16cid:durableId="71466321">
    <w:abstractNumId w:val="20"/>
  </w:num>
  <w:num w:numId="27" w16cid:durableId="937756897">
    <w:abstractNumId w:val="13"/>
  </w:num>
  <w:num w:numId="28" w16cid:durableId="1312440679">
    <w:abstractNumId w:val="27"/>
  </w:num>
  <w:num w:numId="29" w16cid:durableId="58017890">
    <w:abstractNumId w:val="17"/>
  </w:num>
  <w:num w:numId="30" w16cid:durableId="728843230">
    <w:abstractNumId w:val="23"/>
  </w:num>
  <w:num w:numId="31" w16cid:durableId="15912307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830"/>
    <w:rsid w:val="00013196"/>
    <w:rsid w:val="000149C2"/>
    <w:rsid w:val="00014EB0"/>
    <w:rsid w:val="00021AC7"/>
    <w:rsid w:val="00021FC3"/>
    <w:rsid w:val="00022377"/>
    <w:rsid w:val="00025925"/>
    <w:rsid w:val="00026FA0"/>
    <w:rsid w:val="000305C5"/>
    <w:rsid w:val="0003659D"/>
    <w:rsid w:val="00037B9A"/>
    <w:rsid w:val="0004781E"/>
    <w:rsid w:val="00050080"/>
    <w:rsid w:val="0005236F"/>
    <w:rsid w:val="00056FAB"/>
    <w:rsid w:val="000623E7"/>
    <w:rsid w:val="00062E1F"/>
    <w:rsid w:val="000645E5"/>
    <w:rsid w:val="00085B69"/>
    <w:rsid w:val="0008758A"/>
    <w:rsid w:val="0009500A"/>
    <w:rsid w:val="000A07AD"/>
    <w:rsid w:val="000A0BFF"/>
    <w:rsid w:val="000A1CDC"/>
    <w:rsid w:val="000A6FD1"/>
    <w:rsid w:val="000B2E87"/>
    <w:rsid w:val="000B575E"/>
    <w:rsid w:val="000B6217"/>
    <w:rsid w:val="000B6F0E"/>
    <w:rsid w:val="000C1E68"/>
    <w:rsid w:val="000D6246"/>
    <w:rsid w:val="000D6CD9"/>
    <w:rsid w:val="000E0956"/>
    <w:rsid w:val="000E1B8E"/>
    <w:rsid w:val="000F0EBA"/>
    <w:rsid w:val="000F5D3F"/>
    <w:rsid w:val="000F5D43"/>
    <w:rsid w:val="00100A02"/>
    <w:rsid w:val="00103060"/>
    <w:rsid w:val="001036DC"/>
    <w:rsid w:val="00117A90"/>
    <w:rsid w:val="00121060"/>
    <w:rsid w:val="001218EC"/>
    <w:rsid w:val="001242E2"/>
    <w:rsid w:val="00127FA3"/>
    <w:rsid w:val="001312DC"/>
    <w:rsid w:val="0013582C"/>
    <w:rsid w:val="001371BA"/>
    <w:rsid w:val="00142AAB"/>
    <w:rsid w:val="0015032C"/>
    <w:rsid w:val="00150EEC"/>
    <w:rsid w:val="00154F11"/>
    <w:rsid w:val="00165A94"/>
    <w:rsid w:val="00177689"/>
    <w:rsid w:val="001777E0"/>
    <w:rsid w:val="001778C5"/>
    <w:rsid w:val="0018242B"/>
    <w:rsid w:val="0018554B"/>
    <w:rsid w:val="001855D3"/>
    <w:rsid w:val="00187E15"/>
    <w:rsid w:val="00191471"/>
    <w:rsid w:val="001A286A"/>
    <w:rsid w:val="001A2EFD"/>
    <w:rsid w:val="001A3B3D"/>
    <w:rsid w:val="001A7BD4"/>
    <w:rsid w:val="001B47C6"/>
    <w:rsid w:val="001B67DC"/>
    <w:rsid w:val="001B7346"/>
    <w:rsid w:val="001C1218"/>
    <w:rsid w:val="001C3E22"/>
    <w:rsid w:val="001C5F62"/>
    <w:rsid w:val="001C6D42"/>
    <w:rsid w:val="001D3A9B"/>
    <w:rsid w:val="001D53F4"/>
    <w:rsid w:val="001D627C"/>
    <w:rsid w:val="001D70C9"/>
    <w:rsid w:val="001F6675"/>
    <w:rsid w:val="001F791D"/>
    <w:rsid w:val="002078A2"/>
    <w:rsid w:val="00211658"/>
    <w:rsid w:val="00211A9A"/>
    <w:rsid w:val="00213E28"/>
    <w:rsid w:val="00220AA6"/>
    <w:rsid w:val="00223E62"/>
    <w:rsid w:val="002254A9"/>
    <w:rsid w:val="002278CA"/>
    <w:rsid w:val="00233D97"/>
    <w:rsid w:val="002347A2"/>
    <w:rsid w:val="00234BCB"/>
    <w:rsid w:val="00234E52"/>
    <w:rsid w:val="00237406"/>
    <w:rsid w:val="0023756F"/>
    <w:rsid w:val="002376AF"/>
    <w:rsid w:val="00241E50"/>
    <w:rsid w:val="0024478F"/>
    <w:rsid w:val="00253598"/>
    <w:rsid w:val="0026403F"/>
    <w:rsid w:val="00264E4B"/>
    <w:rsid w:val="0026501B"/>
    <w:rsid w:val="00274420"/>
    <w:rsid w:val="00275836"/>
    <w:rsid w:val="00277142"/>
    <w:rsid w:val="00283051"/>
    <w:rsid w:val="002839B6"/>
    <w:rsid w:val="002850E3"/>
    <w:rsid w:val="00295264"/>
    <w:rsid w:val="002962AE"/>
    <w:rsid w:val="002A7924"/>
    <w:rsid w:val="002B0D11"/>
    <w:rsid w:val="002B6684"/>
    <w:rsid w:val="002B7668"/>
    <w:rsid w:val="002C5A7F"/>
    <w:rsid w:val="002C5C82"/>
    <w:rsid w:val="002E0E67"/>
    <w:rsid w:val="002E17EB"/>
    <w:rsid w:val="002E3103"/>
    <w:rsid w:val="002E511C"/>
    <w:rsid w:val="002E6CD7"/>
    <w:rsid w:val="002F47A4"/>
    <w:rsid w:val="0030099E"/>
    <w:rsid w:val="003070CD"/>
    <w:rsid w:val="00313386"/>
    <w:rsid w:val="00316118"/>
    <w:rsid w:val="00323562"/>
    <w:rsid w:val="003237B0"/>
    <w:rsid w:val="003255A8"/>
    <w:rsid w:val="00332066"/>
    <w:rsid w:val="00335ED9"/>
    <w:rsid w:val="00337D9B"/>
    <w:rsid w:val="00343448"/>
    <w:rsid w:val="00346451"/>
    <w:rsid w:val="00347743"/>
    <w:rsid w:val="00347E75"/>
    <w:rsid w:val="00354FCF"/>
    <w:rsid w:val="00360A93"/>
    <w:rsid w:val="00361235"/>
    <w:rsid w:val="00364A61"/>
    <w:rsid w:val="00365FBE"/>
    <w:rsid w:val="00366504"/>
    <w:rsid w:val="00372409"/>
    <w:rsid w:val="00372748"/>
    <w:rsid w:val="003738DA"/>
    <w:rsid w:val="003738FC"/>
    <w:rsid w:val="00376A70"/>
    <w:rsid w:val="003809AA"/>
    <w:rsid w:val="003837D5"/>
    <w:rsid w:val="00383D6C"/>
    <w:rsid w:val="0038616B"/>
    <w:rsid w:val="00397C82"/>
    <w:rsid w:val="003A19E2"/>
    <w:rsid w:val="003A2506"/>
    <w:rsid w:val="003A3957"/>
    <w:rsid w:val="003A48FB"/>
    <w:rsid w:val="003B026A"/>
    <w:rsid w:val="003B0AAF"/>
    <w:rsid w:val="003B2B40"/>
    <w:rsid w:val="003B4AE3"/>
    <w:rsid w:val="003B4E04"/>
    <w:rsid w:val="003B58D3"/>
    <w:rsid w:val="003B725B"/>
    <w:rsid w:val="003D53A5"/>
    <w:rsid w:val="003D62A3"/>
    <w:rsid w:val="003E08B4"/>
    <w:rsid w:val="003E3462"/>
    <w:rsid w:val="003E5024"/>
    <w:rsid w:val="003E5828"/>
    <w:rsid w:val="003E5A0E"/>
    <w:rsid w:val="003F4AEC"/>
    <w:rsid w:val="003F5A08"/>
    <w:rsid w:val="004072CA"/>
    <w:rsid w:val="004116B3"/>
    <w:rsid w:val="004124FD"/>
    <w:rsid w:val="00417B54"/>
    <w:rsid w:val="00420716"/>
    <w:rsid w:val="00422481"/>
    <w:rsid w:val="004325FB"/>
    <w:rsid w:val="00434EDF"/>
    <w:rsid w:val="004432BA"/>
    <w:rsid w:val="0044407E"/>
    <w:rsid w:val="00447BB9"/>
    <w:rsid w:val="004512B8"/>
    <w:rsid w:val="00451E2D"/>
    <w:rsid w:val="004537C7"/>
    <w:rsid w:val="00456A0A"/>
    <w:rsid w:val="0046031D"/>
    <w:rsid w:val="00460E65"/>
    <w:rsid w:val="00462E9B"/>
    <w:rsid w:val="00465558"/>
    <w:rsid w:val="00466B3C"/>
    <w:rsid w:val="00473AC9"/>
    <w:rsid w:val="004757C1"/>
    <w:rsid w:val="004A3980"/>
    <w:rsid w:val="004B0172"/>
    <w:rsid w:val="004B252B"/>
    <w:rsid w:val="004B6AE2"/>
    <w:rsid w:val="004B71E7"/>
    <w:rsid w:val="004C148E"/>
    <w:rsid w:val="004C384C"/>
    <w:rsid w:val="004C3D7C"/>
    <w:rsid w:val="004D27CE"/>
    <w:rsid w:val="004D33E5"/>
    <w:rsid w:val="004D5B2B"/>
    <w:rsid w:val="004D67D3"/>
    <w:rsid w:val="004D72B5"/>
    <w:rsid w:val="004E2996"/>
    <w:rsid w:val="004F2BD4"/>
    <w:rsid w:val="004F7269"/>
    <w:rsid w:val="00504CF1"/>
    <w:rsid w:val="00506D04"/>
    <w:rsid w:val="0052086A"/>
    <w:rsid w:val="00520B14"/>
    <w:rsid w:val="005224B3"/>
    <w:rsid w:val="00526B5A"/>
    <w:rsid w:val="00527FF6"/>
    <w:rsid w:val="00530B29"/>
    <w:rsid w:val="00532D3E"/>
    <w:rsid w:val="0055174B"/>
    <w:rsid w:val="00551855"/>
    <w:rsid w:val="00551B7F"/>
    <w:rsid w:val="00556BB5"/>
    <w:rsid w:val="0056610F"/>
    <w:rsid w:val="00567B43"/>
    <w:rsid w:val="005732A4"/>
    <w:rsid w:val="00574F8C"/>
    <w:rsid w:val="00575BCA"/>
    <w:rsid w:val="005849FC"/>
    <w:rsid w:val="005850E2"/>
    <w:rsid w:val="005907FF"/>
    <w:rsid w:val="00590EA2"/>
    <w:rsid w:val="005A0B55"/>
    <w:rsid w:val="005A4395"/>
    <w:rsid w:val="005A4EED"/>
    <w:rsid w:val="005B0344"/>
    <w:rsid w:val="005B0D86"/>
    <w:rsid w:val="005B520E"/>
    <w:rsid w:val="005C31BB"/>
    <w:rsid w:val="005C5CB7"/>
    <w:rsid w:val="005C70B9"/>
    <w:rsid w:val="005C7D94"/>
    <w:rsid w:val="005D1683"/>
    <w:rsid w:val="005D340A"/>
    <w:rsid w:val="005D34CE"/>
    <w:rsid w:val="005D7AF8"/>
    <w:rsid w:val="005E0919"/>
    <w:rsid w:val="005E2800"/>
    <w:rsid w:val="005E2BAC"/>
    <w:rsid w:val="005E6269"/>
    <w:rsid w:val="005F0F0B"/>
    <w:rsid w:val="005F6A48"/>
    <w:rsid w:val="00601889"/>
    <w:rsid w:val="00602CED"/>
    <w:rsid w:val="00605612"/>
    <w:rsid w:val="00605825"/>
    <w:rsid w:val="00606D92"/>
    <w:rsid w:val="00607AC0"/>
    <w:rsid w:val="00633193"/>
    <w:rsid w:val="00636B5E"/>
    <w:rsid w:val="00636E77"/>
    <w:rsid w:val="006401D0"/>
    <w:rsid w:val="006432BD"/>
    <w:rsid w:val="00645850"/>
    <w:rsid w:val="00645D22"/>
    <w:rsid w:val="0064620F"/>
    <w:rsid w:val="00646E2C"/>
    <w:rsid w:val="00651030"/>
    <w:rsid w:val="00651A08"/>
    <w:rsid w:val="00652F5F"/>
    <w:rsid w:val="00654204"/>
    <w:rsid w:val="0066384E"/>
    <w:rsid w:val="0066573D"/>
    <w:rsid w:val="00670434"/>
    <w:rsid w:val="00671384"/>
    <w:rsid w:val="0067378B"/>
    <w:rsid w:val="006765F8"/>
    <w:rsid w:val="00683DBA"/>
    <w:rsid w:val="00685165"/>
    <w:rsid w:val="0069457C"/>
    <w:rsid w:val="00696531"/>
    <w:rsid w:val="00696577"/>
    <w:rsid w:val="006A3DA3"/>
    <w:rsid w:val="006A52DE"/>
    <w:rsid w:val="006A5D82"/>
    <w:rsid w:val="006A7417"/>
    <w:rsid w:val="006B0F7A"/>
    <w:rsid w:val="006B6B66"/>
    <w:rsid w:val="006B75CB"/>
    <w:rsid w:val="006C0335"/>
    <w:rsid w:val="006C1D54"/>
    <w:rsid w:val="006C7BFD"/>
    <w:rsid w:val="006E298A"/>
    <w:rsid w:val="006E506A"/>
    <w:rsid w:val="006F10C9"/>
    <w:rsid w:val="006F6427"/>
    <w:rsid w:val="006F6D3D"/>
    <w:rsid w:val="006F7940"/>
    <w:rsid w:val="0070058E"/>
    <w:rsid w:val="007024A2"/>
    <w:rsid w:val="00707579"/>
    <w:rsid w:val="00712862"/>
    <w:rsid w:val="00715BEA"/>
    <w:rsid w:val="00724818"/>
    <w:rsid w:val="00731CB7"/>
    <w:rsid w:val="007327EA"/>
    <w:rsid w:val="00734855"/>
    <w:rsid w:val="00735B99"/>
    <w:rsid w:val="007365F5"/>
    <w:rsid w:val="00740EEA"/>
    <w:rsid w:val="00745824"/>
    <w:rsid w:val="0074773A"/>
    <w:rsid w:val="007478FA"/>
    <w:rsid w:val="00751292"/>
    <w:rsid w:val="00754AF2"/>
    <w:rsid w:val="0075654F"/>
    <w:rsid w:val="00776091"/>
    <w:rsid w:val="007766D7"/>
    <w:rsid w:val="00787F09"/>
    <w:rsid w:val="007913DD"/>
    <w:rsid w:val="00794753"/>
    <w:rsid w:val="00794804"/>
    <w:rsid w:val="00795F73"/>
    <w:rsid w:val="00797518"/>
    <w:rsid w:val="007A1C27"/>
    <w:rsid w:val="007B33F1"/>
    <w:rsid w:val="007B4A83"/>
    <w:rsid w:val="007B4D34"/>
    <w:rsid w:val="007B6DDA"/>
    <w:rsid w:val="007C0308"/>
    <w:rsid w:val="007C14A5"/>
    <w:rsid w:val="007C2FF2"/>
    <w:rsid w:val="007C4045"/>
    <w:rsid w:val="007C6945"/>
    <w:rsid w:val="007C70A9"/>
    <w:rsid w:val="007D32BD"/>
    <w:rsid w:val="007D6232"/>
    <w:rsid w:val="007D7FB9"/>
    <w:rsid w:val="007E0556"/>
    <w:rsid w:val="007E2160"/>
    <w:rsid w:val="007E3032"/>
    <w:rsid w:val="007E65B6"/>
    <w:rsid w:val="007E6722"/>
    <w:rsid w:val="007F14DF"/>
    <w:rsid w:val="007F1F99"/>
    <w:rsid w:val="007F52E9"/>
    <w:rsid w:val="007F5EE6"/>
    <w:rsid w:val="007F768F"/>
    <w:rsid w:val="0080791D"/>
    <w:rsid w:val="00807D61"/>
    <w:rsid w:val="008145AE"/>
    <w:rsid w:val="008147B5"/>
    <w:rsid w:val="0082092A"/>
    <w:rsid w:val="0082245F"/>
    <w:rsid w:val="00830E15"/>
    <w:rsid w:val="0083551F"/>
    <w:rsid w:val="00836367"/>
    <w:rsid w:val="008378E7"/>
    <w:rsid w:val="008430B1"/>
    <w:rsid w:val="00855FB4"/>
    <w:rsid w:val="00864CEE"/>
    <w:rsid w:val="008651F5"/>
    <w:rsid w:val="008679EC"/>
    <w:rsid w:val="00873603"/>
    <w:rsid w:val="00880B63"/>
    <w:rsid w:val="008912CF"/>
    <w:rsid w:val="00891314"/>
    <w:rsid w:val="0089280B"/>
    <w:rsid w:val="008948F9"/>
    <w:rsid w:val="008A1476"/>
    <w:rsid w:val="008A2C11"/>
    <w:rsid w:val="008A2C7D"/>
    <w:rsid w:val="008A4B01"/>
    <w:rsid w:val="008B6524"/>
    <w:rsid w:val="008C01F2"/>
    <w:rsid w:val="008C0366"/>
    <w:rsid w:val="008C4B23"/>
    <w:rsid w:val="008C4FEC"/>
    <w:rsid w:val="008C5262"/>
    <w:rsid w:val="008C6B80"/>
    <w:rsid w:val="008C7724"/>
    <w:rsid w:val="008C7EF0"/>
    <w:rsid w:val="008D2E53"/>
    <w:rsid w:val="008D312E"/>
    <w:rsid w:val="008D5620"/>
    <w:rsid w:val="008D65B8"/>
    <w:rsid w:val="008E0A42"/>
    <w:rsid w:val="008E10E2"/>
    <w:rsid w:val="008E212D"/>
    <w:rsid w:val="008E3B76"/>
    <w:rsid w:val="008E3F07"/>
    <w:rsid w:val="008E59DC"/>
    <w:rsid w:val="008E6300"/>
    <w:rsid w:val="008E6767"/>
    <w:rsid w:val="008F0D28"/>
    <w:rsid w:val="008F1574"/>
    <w:rsid w:val="008F1869"/>
    <w:rsid w:val="008F521B"/>
    <w:rsid w:val="008F6829"/>
    <w:rsid w:val="008F6E2C"/>
    <w:rsid w:val="009020DD"/>
    <w:rsid w:val="0090796E"/>
    <w:rsid w:val="009120AE"/>
    <w:rsid w:val="0091470B"/>
    <w:rsid w:val="009303D9"/>
    <w:rsid w:val="009334EC"/>
    <w:rsid w:val="00933C64"/>
    <w:rsid w:val="00935F14"/>
    <w:rsid w:val="00936C7D"/>
    <w:rsid w:val="00936D81"/>
    <w:rsid w:val="00940BE4"/>
    <w:rsid w:val="0096220D"/>
    <w:rsid w:val="009674F2"/>
    <w:rsid w:val="00972203"/>
    <w:rsid w:val="00994220"/>
    <w:rsid w:val="00995884"/>
    <w:rsid w:val="009A0E40"/>
    <w:rsid w:val="009A244A"/>
    <w:rsid w:val="009B1130"/>
    <w:rsid w:val="009B40F4"/>
    <w:rsid w:val="009B5FCB"/>
    <w:rsid w:val="009C0394"/>
    <w:rsid w:val="009C546D"/>
    <w:rsid w:val="009D6697"/>
    <w:rsid w:val="009E4025"/>
    <w:rsid w:val="009E6D41"/>
    <w:rsid w:val="009F1D79"/>
    <w:rsid w:val="009F2657"/>
    <w:rsid w:val="009F53EB"/>
    <w:rsid w:val="00A015F7"/>
    <w:rsid w:val="00A02BE9"/>
    <w:rsid w:val="00A059B3"/>
    <w:rsid w:val="00A1378F"/>
    <w:rsid w:val="00A1433F"/>
    <w:rsid w:val="00A16CCD"/>
    <w:rsid w:val="00A22024"/>
    <w:rsid w:val="00A2266F"/>
    <w:rsid w:val="00A23682"/>
    <w:rsid w:val="00A23A29"/>
    <w:rsid w:val="00A249CB"/>
    <w:rsid w:val="00A25450"/>
    <w:rsid w:val="00A306D3"/>
    <w:rsid w:val="00A36DC1"/>
    <w:rsid w:val="00A44D7C"/>
    <w:rsid w:val="00A50366"/>
    <w:rsid w:val="00A524EE"/>
    <w:rsid w:val="00A528AE"/>
    <w:rsid w:val="00A662EB"/>
    <w:rsid w:val="00A664C0"/>
    <w:rsid w:val="00A71C8A"/>
    <w:rsid w:val="00A7244F"/>
    <w:rsid w:val="00A75070"/>
    <w:rsid w:val="00A775E6"/>
    <w:rsid w:val="00A80537"/>
    <w:rsid w:val="00A90CFC"/>
    <w:rsid w:val="00A93FE9"/>
    <w:rsid w:val="00A95C04"/>
    <w:rsid w:val="00A9640B"/>
    <w:rsid w:val="00AA1633"/>
    <w:rsid w:val="00AB03FC"/>
    <w:rsid w:val="00AB1CCB"/>
    <w:rsid w:val="00AB3DBF"/>
    <w:rsid w:val="00AB542F"/>
    <w:rsid w:val="00AB69C3"/>
    <w:rsid w:val="00AC0B02"/>
    <w:rsid w:val="00AC32C9"/>
    <w:rsid w:val="00AC6119"/>
    <w:rsid w:val="00AC6B73"/>
    <w:rsid w:val="00AD4643"/>
    <w:rsid w:val="00AD5765"/>
    <w:rsid w:val="00AE22DD"/>
    <w:rsid w:val="00AE3409"/>
    <w:rsid w:val="00AE5EB8"/>
    <w:rsid w:val="00AF06D0"/>
    <w:rsid w:val="00AF6756"/>
    <w:rsid w:val="00AF68C0"/>
    <w:rsid w:val="00B11A60"/>
    <w:rsid w:val="00B11D9A"/>
    <w:rsid w:val="00B22613"/>
    <w:rsid w:val="00B27AA2"/>
    <w:rsid w:val="00B31CC5"/>
    <w:rsid w:val="00B37CD6"/>
    <w:rsid w:val="00B43661"/>
    <w:rsid w:val="00B4445B"/>
    <w:rsid w:val="00B44A76"/>
    <w:rsid w:val="00B52F95"/>
    <w:rsid w:val="00B55853"/>
    <w:rsid w:val="00B67438"/>
    <w:rsid w:val="00B73CE0"/>
    <w:rsid w:val="00B768D1"/>
    <w:rsid w:val="00B81F24"/>
    <w:rsid w:val="00B834C9"/>
    <w:rsid w:val="00B85787"/>
    <w:rsid w:val="00B867F8"/>
    <w:rsid w:val="00B90887"/>
    <w:rsid w:val="00B9223B"/>
    <w:rsid w:val="00B93404"/>
    <w:rsid w:val="00B94733"/>
    <w:rsid w:val="00B969F6"/>
    <w:rsid w:val="00BA1025"/>
    <w:rsid w:val="00BA1384"/>
    <w:rsid w:val="00BA6FA7"/>
    <w:rsid w:val="00BB1BC8"/>
    <w:rsid w:val="00BB61ED"/>
    <w:rsid w:val="00BB76B1"/>
    <w:rsid w:val="00BC3420"/>
    <w:rsid w:val="00BC4A77"/>
    <w:rsid w:val="00BD27F5"/>
    <w:rsid w:val="00BD670B"/>
    <w:rsid w:val="00BE1843"/>
    <w:rsid w:val="00BE5C52"/>
    <w:rsid w:val="00BE7D3C"/>
    <w:rsid w:val="00BF4597"/>
    <w:rsid w:val="00BF5462"/>
    <w:rsid w:val="00BF5FF6"/>
    <w:rsid w:val="00C0207F"/>
    <w:rsid w:val="00C061EF"/>
    <w:rsid w:val="00C06261"/>
    <w:rsid w:val="00C16117"/>
    <w:rsid w:val="00C30212"/>
    <w:rsid w:val="00C3075A"/>
    <w:rsid w:val="00C324C5"/>
    <w:rsid w:val="00C34E47"/>
    <w:rsid w:val="00C40002"/>
    <w:rsid w:val="00C4604C"/>
    <w:rsid w:val="00C6167F"/>
    <w:rsid w:val="00C62AA2"/>
    <w:rsid w:val="00C62B7C"/>
    <w:rsid w:val="00C66517"/>
    <w:rsid w:val="00C700C7"/>
    <w:rsid w:val="00C70493"/>
    <w:rsid w:val="00C7666D"/>
    <w:rsid w:val="00C77200"/>
    <w:rsid w:val="00C82BD0"/>
    <w:rsid w:val="00C87249"/>
    <w:rsid w:val="00C919A4"/>
    <w:rsid w:val="00C939DE"/>
    <w:rsid w:val="00C93FEE"/>
    <w:rsid w:val="00C948A5"/>
    <w:rsid w:val="00CA4392"/>
    <w:rsid w:val="00CB3AD7"/>
    <w:rsid w:val="00CB5268"/>
    <w:rsid w:val="00CC0E1F"/>
    <w:rsid w:val="00CC393F"/>
    <w:rsid w:val="00CC3D4A"/>
    <w:rsid w:val="00CC5FF5"/>
    <w:rsid w:val="00CF22B0"/>
    <w:rsid w:val="00CF7247"/>
    <w:rsid w:val="00D02025"/>
    <w:rsid w:val="00D03998"/>
    <w:rsid w:val="00D047CD"/>
    <w:rsid w:val="00D20D36"/>
    <w:rsid w:val="00D2176E"/>
    <w:rsid w:val="00D27F8A"/>
    <w:rsid w:val="00D40634"/>
    <w:rsid w:val="00D4394B"/>
    <w:rsid w:val="00D47856"/>
    <w:rsid w:val="00D6301E"/>
    <w:rsid w:val="00D632BE"/>
    <w:rsid w:val="00D644A2"/>
    <w:rsid w:val="00D666D7"/>
    <w:rsid w:val="00D677EC"/>
    <w:rsid w:val="00D70958"/>
    <w:rsid w:val="00D711AC"/>
    <w:rsid w:val="00D72368"/>
    <w:rsid w:val="00D72D06"/>
    <w:rsid w:val="00D7522C"/>
    <w:rsid w:val="00D7536F"/>
    <w:rsid w:val="00D76668"/>
    <w:rsid w:val="00D777A7"/>
    <w:rsid w:val="00D832B7"/>
    <w:rsid w:val="00D93FF0"/>
    <w:rsid w:val="00D95713"/>
    <w:rsid w:val="00D97BE0"/>
    <w:rsid w:val="00D97E46"/>
    <w:rsid w:val="00DA0B6F"/>
    <w:rsid w:val="00DA453B"/>
    <w:rsid w:val="00DA6CBB"/>
    <w:rsid w:val="00DA7420"/>
    <w:rsid w:val="00DB0205"/>
    <w:rsid w:val="00DC1A22"/>
    <w:rsid w:val="00DC1C99"/>
    <w:rsid w:val="00DC21B9"/>
    <w:rsid w:val="00DC7E6B"/>
    <w:rsid w:val="00DD26A9"/>
    <w:rsid w:val="00DD7EBB"/>
    <w:rsid w:val="00DE0731"/>
    <w:rsid w:val="00DE26E0"/>
    <w:rsid w:val="00DE6CB2"/>
    <w:rsid w:val="00DE73DB"/>
    <w:rsid w:val="00DF2F48"/>
    <w:rsid w:val="00DF4D99"/>
    <w:rsid w:val="00DF5EA4"/>
    <w:rsid w:val="00E001B8"/>
    <w:rsid w:val="00E034B2"/>
    <w:rsid w:val="00E052FB"/>
    <w:rsid w:val="00E06B5A"/>
    <w:rsid w:val="00E07383"/>
    <w:rsid w:val="00E165BC"/>
    <w:rsid w:val="00E17E60"/>
    <w:rsid w:val="00E205F3"/>
    <w:rsid w:val="00E23DEF"/>
    <w:rsid w:val="00E24D41"/>
    <w:rsid w:val="00E444BC"/>
    <w:rsid w:val="00E506AB"/>
    <w:rsid w:val="00E51BBD"/>
    <w:rsid w:val="00E53963"/>
    <w:rsid w:val="00E5522C"/>
    <w:rsid w:val="00E608E6"/>
    <w:rsid w:val="00E61E12"/>
    <w:rsid w:val="00E624F5"/>
    <w:rsid w:val="00E65745"/>
    <w:rsid w:val="00E67932"/>
    <w:rsid w:val="00E70F43"/>
    <w:rsid w:val="00E71A0C"/>
    <w:rsid w:val="00E74ED2"/>
    <w:rsid w:val="00E7596C"/>
    <w:rsid w:val="00E77551"/>
    <w:rsid w:val="00E878F2"/>
    <w:rsid w:val="00E90E99"/>
    <w:rsid w:val="00E95C03"/>
    <w:rsid w:val="00EA2303"/>
    <w:rsid w:val="00EA795E"/>
    <w:rsid w:val="00EB7E81"/>
    <w:rsid w:val="00EC345C"/>
    <w:rsid w:val="00EC5705"/>
    <w:rsid w:val="00ED0149"/>
    <w:rsid w:val="00ED020F"/>
    <w:rsid w:val="00EE0037"/>
    <w:rsid w:val="00EE09CF"/>
    <w:rsid w:val="00EE2116"/>
    <w:rsid w:val="00EE3FE6"/>
    <w:rsid w:val="00EF08D5"/>
    <w:rsid w:val="00EF16DA"/>
    <w:rsid w:val="00EF7DE3"/>
    <w:rsid w:val="00F02C24"/>
    <w:rsid w:val="00F03103"/>
    <w:rsid w:val="00F044AF"/>
    <w:rsid w:val="00F06C3D"/>
    <w:rsid w:val="00F07308"/>
    <w:rsid w:val="00F07616"/>
    <w:rsid w:val="00F11B62"/>
    <w:rsid w:val="00F15ED7"/>
    <w:rsid w:val="00F174D4"/>
    <w:rsid w:val="00F2276F"/>
    <w:rsid w:val="00F25802"/>
    <w:rsid w:val="00F271DE"/>
    <w:rsid w:val="00F304BD"/>
    <w:rsid w:val="00F37045"/>
    <w:rsid w:val="00F45F6C"/>
    <w:rsid w:val="00F505F0"/>
    <w:rsid w:val="00F5337B"/>
    <w:rsid w:val="00F538ED"/>
    <w:rsid w:val="00F55A16"/>
    <w:rsid w:val="00F61669"/>
    <w:rsid w:val="00F62041"/>
    <w:rsid w:val="00F627DA"/>
    <w:rsid w:val="00F64664"/>
    <w:rsid w:val="00F7288F"/>
    <w:rsid w:val="00F847A6"/>
    <w:rsid w:val="00F92989"/>
    <w:rsid w:val="00F9441B"/>
    <w:rsid w:val="00F96F05"/>
    <w:rsid w:val="00F97579"/>
    <w:rsid w:val="00FA1D5E"/>
    <w:rsid w:val="00FA4C32"/>
    <w:rsid w:val="00FA6F0B"/>
    <w:rsid w:val="00FB21DD"/>
    <w:rsid w:val="00FB297B"/>
    <w:rsid w:val="00FB701A"/>
    <w:rsid w:val="00FE4A83"/>
    <w:rsid w:val="00FE5BDA"/>
    <w:rsid w:val="00FE5CE8"/>
    <w:rsid w:val="00FE7114"/>
    <w:rsid w:val="00FF2C0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9020DD"/>
    <w:pPr>
      <w:spacing w:before="100" w:beforeAutospacing="1" w:after="100" w:afterAutospacing="1"/>
      <w:jc w:val="left"/>
    </w:pPr>
    <w:rPr>
      <w:rFonts w:eastAsia="Times New Roman"/>
      <w:sz w:val="24"/>
      <w:szCs w:val="24"/>
      <w:lang w:val="en-AU" w:eastAsia="en-AU"/>
    </w:rPr>
  </w:style>
  <w:style w:type="paragraph" w:styleId="ListParagraph">
    <w:name w:val="List Paragraph"/>
    <w:basedOn w:val="Normal"/>
    <w:uiPriority w:val="34"/>
    <w:qFormat/>
    <w:rsid w:val="00FA1D5E"/>
    <w:pPr>
      <w:ind w:left="720"/>
      <w:contextualSpacing/>
    </w:pPr>
  </w:style>
  <w:style w:type="table" w:styleId="TableGrid">
    <w:name w:val="Table Grid"/>
    <w:basedOn w:val="TableNormal"/>
    <w:rsid w:val="00F96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662EB"/>
    <w:rPr>
      <w:color w:val="0563C1" w:themeColor="hyperlink"/>
      <w:u w:val="single"/>
    </w:rPr>
  </w:style>
  <w:style w:type="character" w:styleId="UnresolvedMention">
    <w:name w:val="Unresolved Mention"/>
    <w:basedOn w:val="DefaultParagraphFont"/>
    <w:uiPriority w:val="99"/>
    <w:semiHidden/>
    <w:unhideWhenUsed/>
    <w:rsid w:val="00A66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2.jpeg" /><Relationship Id="rId4" Type="http://schemas.openxmlformats.org/officeDocument/2006/relationships/settings" Target="setting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1283</Words>
  <Characters>8723</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Farseen Islam</cp:lastModifiedBy>
  <cp:revision>2</cp:revision>
  <dcterms:created xsi:type="dcterms:W3CDTF">2025-10-08T11:46:00Z</dcterms:created>
  <dcterms:modified xsi:type="dcterms:W3CDTF">2025-10-08T11:46:00Z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a5f322fa-c80e-4f47-8591-44551a15c6de</vt:lpwstr>
  </property>
</Properties>
</file>